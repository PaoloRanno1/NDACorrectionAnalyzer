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Representatives</w:t>
      </w:r>
      <w:r w:rsidRPr="00BC54F2">
        <w:rPr>
          <w:rFonts w:asciiTheme="minorHAnsi" w:hAnsiTheme="minorHAnsi" w:cstheme="minorHAnsi"/>
          <w:sz w:val="20"/>
        </w:rPr>
        <w:t xml:space="preserve">" shall mean, with respect to any specified person, </w:t>
      </w:r>
      <w:proofErr w:type="gramStart"/>
      <w:r w:rsidRPr="00BC54F2">
        <w:rPr>
          <w:rFonts w:asciiTheme="minorHAnsi" w:hAnsiTheme="minorHAnsi" w:cstheme="minorHAnsi"/>
          <w:sz w:val="20"/>
        </w:rPr>
        <w:t>all of</w:t>
      </w:r>
      <w:proofErr w:type="gramEnd"/>
      <w:r w:rsidRPr="00BC54F2">
        <w:rPr>
          <w:rFonts w:asciiTheme="minorHAnsi" w:hAnsiTheme="minorHAnsi" w:cstheme="minorHAnsi"/>
          <w:sz w:val="20"/>
        </w:rPr>
        <w:t xml:space="preserve"> such person's subsidiaries and its and their respective directors, agents, representatives, employees, officers, management and advisors (including financial advisors, counsels, accountants and potential financiers).</w:t>
      </w:r>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 They shall be informed by you in advance of the confidential nature of the Information. You acknowledge and agree that you shall, without prejudice to any right of the Sellers or the</w:t>
      </w:r>
      <w:r w:rsidR="00550279" w:rsidRPr="00BC54F2">
        <w:rPr>
          <w:rFonts w:asciiTheme="minorHAnsi" w:hAnsiTheme="minorHAnsi" w:cstheme="minorHAnsi"/>
          <w:sz w:val="20"/>
        </w:rPr>
        <w:t xml:space="preserve"> Company</w:t>
      </w:r>
      <w:r w:rsidRPr="00BC54F2">
        <w:rPr>
          <w:rFonts w:asciiTheme="minorHAnsi" w:hAnsiTheme="minorHAnsi" w:cstheme="minorHAnsi"/>
          <w:sz w:val="20"/>
        </w:rPr>
        <w:t xml:space="preserve">, be responsible for any breach of confidentiality under this Agreement by your Representatives (as if they had signed this Agreement).</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not and shall procure that none of your Representatives will contact or hold discussions with any director, employee, self-employed service provider, agent, supplier, customer or consultant of </w:t>
      </w:r>
      <w:r w:rsidR="00550279" w:rsidRPr="00BC54F2">
        <w:rPr>
          <w:rFonts w:asciiTheme="minorHAnsi" w:hAnsiTheme="minorHAnsi" w:cstheme="minorHAnsi"/>
          <w:sz w:val="20"/>
        </w:rPr>
        <w:t>the Company</w:t>
      </w:r>
      <w:r w:rsidRPr="00BC54F2">
        <w:rPr>
          <w:rFonts w:asciiTheme="minorHAnsi" w:hAnsiTheme="minorHAnsi" w:cstheme="minorHAnsi"/>
          <w:sz w:val="20"/>
        </w:rPr>
        <w:t xml:space="preserve">, except for those contacts made in the ordinary course of business, unconnected with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 and not involving any use or disclosure of Information.</w:t>
      </w:r>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w:t>
      </w:r>
      <w:proofErr w:type="gramStart"/>
      <w:r w:rsidRPr="00BC54F2">
        <w:rPr>
          <w:rFonts w:asciiTheme="minorHAnsi" w:hAnsiTheme="minorHAnsi" w:cstheme="minorHAnsi"/>
          <w:sz w:val="20"/>
        </w:rPr>
        <w:t>period of time</w:t>
      </w:r>
      <w:proofErr w:type="gramEnd"/>
      <w:r w:rsidRPr="00BC54F2">
        <w:rPr>
          <w:rFonts w:asciiTheme="minorHAnsi" w:hAnsiTheme="minorHAnsi" w:cstheme="minorHAnsi"/>
          <w:sz w:val="20"/>
        </w:rPr>
        <w:t xml:space="preserve"> as required by applicable law or regulation, provided that the Information so retained will remain subject to the other terms and conditions of this Agreement.</w:t>
      </w:r>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or the Sellers or any of their Representatives, which is not prohibited from disclosing such portions to you by a contractual, legal or fiduciary obligation; or (c) is independently developed by you without violating this Agreement.</w:t>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r w:rsidRPr="00BC54F2">
        <w:rPr>
          <w:rFonts w:asciiTheme="minorHAnsi" w:hAnsiTheme="minorHAnsi" w:cstheme="minorHAnsi"/>
          <w:sz w:val="20"/>
        </w:rPr>
        <w:t xml:space="preserve">You confirm that you are acting as principal and not as an agent or as part of a syndicate and that you will notify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w:t>
      </w:r>
      <w:proofErr w:type="gramStart"/>
      <w:r w:rsidRPr="00BC54F2">
        <w:rPr>
          <w:rFonts w:asciiTheme="minorHAnsi" w:hAnsiTheme="minorHAnsi" w:cstheme="minorHAnsi"/>
          <w:sz w:val="20"/>
        </w:rPr>
        <w:t>in the event that</w:t>
      </w:r>
      <w:proofErr w:type="gramEnd"/>
      <w:r w:rsidRPr="00BC54F2">
        <w:rPr>
          <w:rFonts w:asciiTheme="minorHAnsi" w:hAnsiTheme="minorHAnsi" w:cstheme="minorHAnsi"/>
          <w:sz w:val="20"/>
        </w:rPr>
        <w:t xml:space="preserve"> you commence to work with any other potential investor in connection with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w:t>
      </w:r>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Until the earliest of (a) the c</w:t>
      </w:r>
      <w:r w:rsidR="00416E40" w:rsidRPr="00BC54F2">
        <w:rPr>
          <w:rFonts w:asciiTheme="minorHAnsi" w:hAnsiTheme="minorHAnsi" w:cstheme="minorHAnsi"/>
          <w:sz w:val="20"/>
        </w:rPr>
        <w:t>ompletion</w:t>
      </w:r>
      <w:r w:rsidRPr="00BC54F2">
        <w:rPr>
          <w:rFonts w:asciiTheme="minorHAnsi" w:hAnsiTheme="minorHAnsi" w:cstheme="minorHAnsi"/>
          <w:sz w:val="20"/>
        </w:rPr>
        <w:t xml:space="preserve"> of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with you, or (b) the expiration of a period </w:t>
      </w:r>
      <w:r w:rsidRPr="0066050E">
        <w:rPr>
          <w:rFonts w:asciiTheme="minorHAnsi" w:hAnsiTheme="minorHAnsi" w:cstheme="minorHAnsi"/>
          <w:sz w:val="20"/>
        </w:rPr>
        <w:t xml:space="preserve">of </w:t>
      </w:r>
      <w:r w:rsidR="00BE03C9" w:rsidRPr="0066050E">
        <w:rPr>
          <w:rFonts w:asciiTheme="minorHAnsi" w:hAnsiTheme="minorHAnsi" w:cstheme="minorHAnsi"/>
          <w:sz w:val="20"/>
        </w:rPr>
        <w:t>[</w:t>
      </w:r>
      <w:r w:rsidR="005C76EA" w:rsidRPr="0066050E">
        <w:rPr>
          <w:rFonts w:asciiTheme="minorHAnsi" w:hAnsiTheme="minorHAnsi" w:cstheme="minorHAnsi"/>
          <w:sz w:val="20"/>
        </w:rPr>
        <w:t>24</w:t>
      </w:r>
      <w:r w:rsidR="00BE03C9" w:rsidRPr="0066050E">
        <w:rPr>
          <w:rFonts w:asciiTheme="minorHAnsi" w:hAnsiTheme="minorHAnsi" w:cstheme="minorHAnsi"/>
          <w:sz w:val="20"/>
        </w:rPr>
        <w:t>]</w:t>
      </w:r>
      <w:r w:rsidRPr="00BC54F2">
        <w:rPr>
          <w:rFonts w:asciiTheme="minorHAnsi" w:hAnsiTheme="minorHAnsi" w:cstheme="minorHAnsi"/>
          <w:sz w:val="20"/>
        </w:rPr>
        <w:t xml:space="preserve"> months from the date of </w:t>
      </w:r>
      <w:r w:rsidR="00594359">
        <w:rPr>
          <w:rFonts w:asciiTheme="minorHAnsi" w:hAnsiTheme="minorHAnsi" w:cstheme="minorHAnsi"/>
          <w:sz w:val="20"/>
        </w:rPr>
        <w:t>this</w:t>
      </w:r>
      <w:r w:rsidRPr="00BC54F2">
        <w:rPr>
          <w:rFonts w:asciiTheme="minorHAnsi" w:hAnsiTheme="minorHAnsi" w:cstheme="minorHAnsi"/>
          <w:sz w:val="20"/>
        </w:rPr>
        <w:t xml:space="preserve"> Agreement</w:t>
      </w:r>
      <w:r w:rsidR="004E578B">
        <w:rPr>
          <w:rFonts w:asciiTheme="minorHAnsi" w:hAnsiTheme="minorHAnsi" w:cstheme="minorHAnsi"/>
          <w:sz w:val="20"/>
        </w:rPr>
        <w:t xml:space="preserve"> (the "</w:t>
      </w:r>
      <w:r w:rsidR="004E578B" w:rsidRPr="00850BF3">
        <w:rPr>
          <w:rFonts w:asciiTheme="minorHAnsi" w:hAnsiTheme="minorHAnsi" w:cstheme="minorHAnsi"/>
          <w:b/>
          <w:bCs/>
          <w:sz w:val="20"/>
        </w:rPr>
        <w:t>Non</w:t>
      </w:r>
      <w:r w:rsidR="001C567E" w:rsidRPr="00850BF3">
        <w:rPr>
          <w:rFonts w:asciiTheme="minorHAnsi" w:hAnsiTheme="minorHAnsi" w:cstheme="minorHAnsi"/>
          <w:b/>
          <w:bCs/>
          <w:sz w:val="20"/>
        </w:rPr>
        <w:t>-Solicitation Period</w:t>
      </w:r>
      <w:r w:rsidR="001C567E">
        <w:rPr>
          <w:rFonts w:asciiTheme="minorHAnsi" w:hAnsiTheme="minorHAnsi" w:cstheme="minorHAnsi"/>
          <w:sz w:val="20"/>
        </w:rPr>
        <w:t>”)</w:t>
      </w:r>
      <w:r w:rsidRPr="00BC54F2">
        <w:rPr>
          <w:rFonts w:asciiTheme="minorHAnsi" w:hAnsiTheme="minorHAnsi" w:cstheme="minorHAnsi"/>
          <w:sz w:val="20"/>
        </w:rPr>
        <w:t>, you shall not, directly or indirectly</w:t>
      </w:r>
      <w:r w:rsidR="00BE03C9" w:rsidRPr="00BC54F2">
        <w:rPr>
          <w:rFonts w:asciiTheme="minorHAnsi" w:hAnsiTheme="minorHAnsi" w:cstheme="minorHAnsi"/>
          <w:sz w:val="20"/>
        </w:rPr>
        <w:t>, alone or together with any other persons</w:t>
      </w:r>
      <w:r w:rsidR="002F2794" w:rsidRPr="00BC54F2">
        <w:rPr>
          <w:rFonts w:asciiTheme="minorHAnsi" w:hAnsiTheme="minorHAnsi" w:cstheme="minorHAnsi"/>
          <w:sz w:val="20"/>
        </w:rPr>
        <w:t xml:space="preserve"> or Affiliates</w:t>
      </w:r>
      <w:r w:rsidR="00BE03C9" w:rsidRPr="00BC54F2">
        <w:rPr>
          <w:rFonts w:asciiTheme="minorHAnsi" w:hAnsiTheme="minorHAnsi" w:cstheme="minorHAnsi"/>
          <w:sz w:val="20"/>
        </w:rPr>
        <w:t xml:space="preserve">, on </w:t>
      </w:r>
      <w:r w:rsidR="002F2794" w:rsidRPr="00BC54F2">
        <w:rPr>
          <w:rFonts w:asciiTheme="minorHAnsi" w:hAnsiTheme="minorHAnsi" w:cstheme="minorHAnsi"/>
          <w:sz w:val="20"/>
        </w:rPr>
        <w:t>your</w:t>
      </w:r>
      <w:r w:rsidR="00BE03C9" w:rsidRPr="00BC54F2">
        <w:rPr>
          <w:rFonts w:asciiTheme="minorHAnsi" w:hAnsiTheme="minorHAnsi" w:cstheme="minorHAnsi"/>
          <w:sz w:val="20"/>
        </w:rPr>
        <w:t xml:space="preserve"> own account or in conjunction with, through or on behalf of any persons, agents, intermediaries, joint ventures or alliances, whether as manager, director, shareholder, consultant, subcontractor, employee or in any other capacity: hire, employ, solicit the employment or </w:t>
      </w:r>
      <w:r w:rsidR="009A0D1D" w:rsidRPr="00BC54F2">
        <w:rPr>
          <w:rFonts w:asciiTheme="minorHAnsi" w:hAnsiTheme="minorHAnsi" w:cstheme="minorHAnsi"/>
          <w:sz w:val="20"/>
        </w:rPr>
        <w:t>endeavour</w:t>
      </w:r>
      <w:r w:rsidR="00BE03C9" w:rsidRPr="00BC54F2">
        <w:rPr>
          <w:rFonts w:asciiTheme="minorHAnsi" w:hAnsiTheme="minorHAnsi" w:cstheme="minorHAnsi"/>
          <w:sz w:val="20"/>
        </w:rPr>
        <w:t xml:space="preserve"> to solicit or entice away from or discourage from being employed or hired by the Company, </w:t>
      </w:r>
      <w:r w:rsidR="004F56AF">
        <w:rPr>
          <w:rFonts w:asciiTheme="minorHAnsi" w:hAnsiTheme="minorHAnsi" w:cstheme="minorHAnsi"/>
          <w:sz w:val="20"/>
        </w:rPr>
        <w:t xml:space="preserve">at any time during the Non-Solicitation Period, </w:t>
      </w:r>
      <w:r w:rsidR="004E578B">
        <w:rPr>
          <w:rFonts w:asciiTheme="minorHAnsi" w:hAnsiTheme="minorHAnsi" w:cstheme="minorHAnsi"/>
          <w:sz w:val="20"/>
        </w:rPr>
        <w:t>(</w:t>
      </w:r>
      <w:proofErr w:type="spellStart"/>
      <w:r w:rsidR="004E578B">
        <w:rPr>
          <w:rFonts w:asciiTheme="minorHAnsi" w:hAnsiTheme="minorHAnsi" w:cstheme="minorHAnsi"/>
          <w:sz w:val="20"/>
        </w:rPr>
        <w:t>i</w:t>
      </w:r>
      <w:proofErr w:type="spellEnd"/>
      <w:r w:rsidR="004E578B">
        <w:rPr>
          <w:rFonts w:asciiTheme="minorHAnsi" w:hAnsiTheme="minorHAnsi" w:cstheme="minorHAnsi"/>
          <w:sz w:val="20"/>
        </w:rPr>
        <w:t xml:space="preserve">) </w:t>
      </w:r>
      <w:r w:rsidR="00BE03C9" w:rsidRPr="00BC54F2">
        <w:rPr>
          <w:rFonts w:asciiTheme="minorHAnsi" w:hAnsiTheme="minorHAnsi" w:cstheme="minorHAnsi"/>
          <w:sz w:val="20"/>
        </w:rPr>
        <w:t xml:space="preserve">any person who </w:t>
      </w:r>
      <w:r w:rsidR="00373395" w:rsidRPr="00BC54F2">
        <w:rPr>
          <w:rFonts w:asciiTheme="minorHAnsi" w:hAnsiTheme="minorHAnsi" w:cstheme="minorHAnsi"/>
          <w:sz w:val="20"/>
        </w:rPr>
        <w:t>is</w:t>
      </w:r>
      <w:r w:rsidR="00E03BC6">
        <w:rPr>
          <w:rFonts w:asciiTheme="minorHAnsi" w:hAnsiTheme="minorHAnsi" w:cstheme="minorHAnsi"/>
          <w:sz w:val="20"/>
        </w:rPr>
        <w:t xml:space="preserve"> </w:t>
      </w:r>
      <w:r w:rsidR="001C567E">
        <w:rPr>
          <w:rFonts w:asciiTheme="minorHAnsi" w:hAnsiTheme="minorHAnsi" w:cstheme="minorHAnsi"/>
          <w:sz w:val="20"/>
        </w:rPr>
        <w:t xml:space="preserve">or becomes </w:t>
      </w:r>
      <w:r w:rsidR="001C567E" w:rsidRPr="00BC54F2">
        <w:rPr>
          <w:rFonts w:asciiTheme="minorHAnsi" w:hAnsiTheme="minorHAnsi" w:cstheme="minorHAnsi"/>
          <w:sz w:val="20"/>
        </w:rPr>
        <w:t>an employee, director, trade representative, manager, consultant, independent contractor or sub-contractor of the Company</w:t>
      </w:r>
      <w:r w:rsidR="001C567E">
        <w:rPr>
          <w:rFonts w:asciiTheme="minorHAnsi" w:hAnsiTheme="minorHAnsi" w:cstheme="minorHAnsi"/>
          <w:sz w:val="20"/>
        </w:rPr>
        <w:t xml:space="preserve"> or (ii)</w:t>
      </w:r>
      <w:r w:rsidR="00E03BC6">
        <w:rPr>
          <w:rFonts w:asciiTheme="minorHAnsi" w:hAnsiTheme="minorHAnsi" w:cstheme="minorHAnsi"/>
          <w:sz w:val="20"/>
        </w:rPr>
        <w:t xml:space="preserve"> </w:t>
      </w:r>
      <w:r w:rsidR="002D6DEB" w:rsidRPr="00BC54F2">
        <w:rPr>
          <w:rFonts w:asciiTheme="minorHAnsi" w:hAnsiTheme="minorHAnsi" w:cstheme="minorHAnsi"/>
          <w:sz w:val="20"/>
        </w:rPr>
        <w:t xml:space="preserve">any </w:t>
      </w:r>
      <w:r w:rsidR="00F750F3">
        <w:rPr>
          <w:rFonts w:asciiTheme="minorHAnsi" w:hAnsiTheme="minorHAnsi" w:cstheme="minorHAnsi"/>
          <w:sz w:val="20"/>
        </w:rPr>
        <w:t xml:space="preserve">former </w:t>
      </w:r>
      <w:r w:rsidR="00F750F3" w:rsidRPr="00BC54F2">
        <w:rPr>
          <w:rFonts w:asciiTheme="minorHAnsi" w:hAnsiTheme="minorHAnsi" w:cstheme="minorHAnsi"/>
          <w:sz w:val="20"/>
        </w:rPr>
        <w:t>employee, director, trade representative, manager, consultant, independent contractor or sub-contractor of the Company</w:t>
      </w:r>
      <w:r w:rsidR="00F750F3">
        <w:rPr>
          <w:rFonts w:asciiTheme="minorHAnsi" w:hAnsiTheme="minorHAnsi" w:cstheme="minorHAnsi"/>
          <w:sz w:val="20"/>
        </w:rPr>
        <w:t xml:space="preserve"> </w:t>
      </w:r>
      <w:r w:rsidR="003A308D">
        <w:rPr>
          <w:rFonts w:asciiTheme="minorHAnsi" w:hAnsiTheme="minorHAnsi" w:cstheme="minorHAnsi"/>
          <w:sz w:val="20"/>
        </w:rPr>
        <w:t xml:space="preserve">whose </w:t>
      </w:r>
      <w:r w:rsidR="00F750F3">
        <w:rPr>
          <w:rFonts w:asciiTheme="minorHAnsi" w:hAnsiTheme="minorHAnsi" w:cstheme="minorHAnsi"/>
          <w:sz w:val="20"/>
        </w:rPr>
        <w:t xml:space="preserve">employment </w:t>
      </w:r>
      <w:r w:rsidR="004F56AF">
        <w:rPr>
          <w:rFonts w:asciiTheme="minorHAnsi" w:hAnsiTheme="minorHAnsi" w:cstheme="minorHAnsi"/>
          <w:sz w:val="20"/>
        </w:rPr>
        <w:t xml:space="preserve">relationship </w:t>
      </w:r>
      <w:r w:rsidR="00F750F3">
        <w:rPr>
          <w:rFonts w:asciiTheme="minorHAnsi" w:hAnsiTheme="minorHAnsi" w:cstheme="minorHAnsi"/>
          <w:sz w:val="20"/>
        </w:rPr>
        <w:t xml:space="preserve">with the Company has </w:t>
      </w:r>
      <w:r w:rsidR="004F56AF">
        <w:rPr>
          <w:rFonts w:asciiTheme="minorHAnsi" w:hAnsiTheme="minorHAnsi" w:cstheme="minorHAnsi"/>
          <w:sz w:val="20"/>
        </w:rPr>
        <w:t xml:space="preserve">at that moment </w:t>
      </w:r>
      <w:r w:rsidR="00F750F3">
        <w:rPr>
          <w:rFonts w:asciiTheme="minorHAnsi" w:hAnsiTheme="minorHAnsi" w:cstheme="minorHAnsi"/>
          <w:sz w:val="20"/>
        </w:rPr>
        <w:t>been terminated less than six (6) months</w:t>
      </w:r>
      <w:r w:rsidR="00361770">
        <w:rPr>
          <w:rFonts w:asciiTheme="minorHAnsi" w:hAnsiTheme="minorHAnsi" w:cstheme="minorHAnsi"/>
          <w:sz w:val="20"/>
        </w:rPr>
        <w:t xml:space="preserve"> ago.</w:t>
      </w:r>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del w:author="AI Compliance Reviewer" w:date="2025-08-28T11:09:56+00:00" w:id="2">
        <w:r>
          <w:delText xml:space="preserve"> Such confidentiality obligations shall survive termination of this Agreement for a period of three (3) years, without prejudice to any longer term which may apply to trade secrets and intellectual property rights.</w:delText>
        </w:r>
      </w:del>
      <w:ins w:author="AI Compliance Reviewer" w:date="2025-08-28T11:09:56+00:00" w:id="2">
        <w:r>
          <w:t xml:space="preserve">Such confidentiality obligations shall survive termination of this Agreement for a period of two (2) years.</w:t>
        </w:r>
      </w:ins>
      <w:r w:rsidRPr="00594359">
        <w:rPr>
          <w:rFonts w:asciiTheme="minorHAnsi" w:hAnsiTheme="minorHAnsi" w:cstheme="minorHAnsi"/>
          <w:sz w:val="20"/>
        </w:rPr>
        <w:t>prior to the effective date of termination.</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In case of a breach of any clause of this Agreement, </w:t>
      </w:r>
      <w:r w:rsidR="00800216" w:rsidRPr="00594359">
        <w:rPr>
          <w:rFonts w:asciiTheme="minorHAnsi" w:hAnsiTheme="minorHAnsi" w:cstheme="minorHAnsi"/>
          <w:sz w:val="20"/>
        </w:rPr>
        <w:t xml:space="preserve">you </w:t>
      </w:r>
      <w:r w:rsidRPr="00594359">
        <w:rPr>
          <w:rFonts w:asciiTheme="minorHAnsi" w:hAnsiTheme="minorHAnsi" w:cstheme="minorHAnsi"/>
          <w:sz w:val="20"/>
        </w:rPr>
        <w:t xml:space="preserve">shall pay to the </w:t>
      </w:r>
      <w:r w:rsidR="00800216" w:rsidRPr="00594359">
        <w:rPr>
          <w:rFonts w:asciiTheme="minorHAnsi" w:hAnsiTheme="minorHAnsi" w:cstheme="minorHAnsi"/>
          <w:sz w:val="20"/>
        </w:rPr>
        <w:t>Company</w:t>
      </w:r>
      <w:r w:rsidRPr="00594359">
        <w:rPr>
          <w:rFonts w:asciiTheme="minorHAnsi" w:hAnsiTheme="minorHAnsi" w:cstheme="minorHAnsi"/>
          <w:sz w:val="20"/>
        </w:rPr>
        <w:t xml:space="preserve"> a lump – sum compensation (</w:t>
      </w:r>
      <w:proofErr w:type="spellStart"/>
      <w:r w:rsidRPr="00594359">
        <w:rPr>
          <w:rFonts w:asciiTheme="minorHAnsi" w:hAnsiTheme="minorHAnsi" w:cstheme="minorHAnsi"/>
          <w:i/>
          <w:iCs/>
          <w:sz w:val="20"/>
        </w:rPr>
        <w:t>forfaitaire</w:t>
      </w:r>
      <w:proofErr w:type="spellEnd"/>
      <w:r w:rsidRPr="00594359">
        <w:rPr>
          <w:rFonts w:asciiTheme="minorHAnsi" w:hAnsiTheme="minorHAnsi" w:cstheme="minorHAnsi"/>
          <w:i/>
          <w:iCs/>
          <w:sz w:val="20"/>
        </w:rPr>
        <w:t xml:space="preserve"> </w:t>
      </w:r>
      <w:proofErr w:type="spellStart"/>
      <w:r w:rsidRPr="00594359">
        <w:rPr>
          <w:rFonts w:asciiTheme="minorHAnsi" w:hAnsiTheme="minorHAnsi" w:cstheme="minorHAnsi"/>
          <w:i/>
          <w:iCs/>
          <w:sz w:val="20"/>
        </w:rPr>
        <w:t>schadevergoeding</w:t>
      </w:r>
      <w:proofErr w:type="spellEnd"/>
      <w:r w:rsidRPr="00594359">
        <w:rPr>
          <w:rFonts w:asciiTheme="minorHAnsi" w:hAnsiTheme="minorHAnsi" w:cstheme="minorHAnsi"/>
          <w:sz w:val="20"/>
        </w:rPr>
        <w:t xml:space="preserve">) of EUR </w:t>
      </w:r>
      <w:r w:rsidR="00EC300D">
        <w:rPr>
          <w:rFonts w:asciiTheme="minorHAnsi" w:hAnsiTheme="minorHAnsi" w:cstheme="minorHAnsi"/>
          <w:sz w:val="20"/>
        </w:rPr>
        <w:t>50.000</w:t>
      </w:r>
      <w:r w:rsidRPr="00594359">
        <w:rPr>
          <w:rFonts w:asciiTheme="minorHAnsi" w:hAnsiTheme="minorHAnsi" w:cstheme="minorHAnsi"/>
          <w:sz w:val="20"/>
        </w:rPr>
        <w:t xml:space="preserve">,</w:t>
      </w:r>
      <w:r w:rsidR="009A0D1D" w:rsidRPr="00594359">
        <w:rPr>
          <w:rFonts w:asciiTheme="minorHAnsi" w:hAnsiTheme="minorHAnsi" w:cstheme="minorHAnsi"/>
          <w:sz w:val="20"/>
        </w:rPr>
        <w:t xml:space="preserve"> to be increased by EUR 1.000 for each day, or part of a day, that such infringement continues after the first day of infringement </w:t>
      </w:r>
      <w:r w:rsidRPr="00594359">
        <w:rPr>
          <w:rFonts w:asciiTheme="minorHAnsi" w:hAnsiTheme="minorHAnsi" w:cstheme="minorHAnsi"/>
          <w:sz w:val="20"/>
        </w:rPr>
        <w:t xml:space="preserve">without prejudice to </w:t>
      </w:r>
      <w:r w:rsidR="00800216" w:rsidRPr="00594359">
        <w:rPr>
          <w:rFonts w:asciiTheme="minorHAnsi" w:hAnsiTheme="minorHAnsi" w:cstheme="minorHAnsi"/>
          <w:sz w:val="20"/>
        </w:rPr>
        <w:t>the Company’s</w:t>
      </w:r>
      <w:r w:rsidRPr="00594359">
        <w:rPr>
          <w:rFonts w:asciiTheme="minorHAnsi" w:hAnsiTheme="minorHAnsi" w:cstheme="minorHAnsi"/>
          <w:sz w:val="20"/>
        </w:rPr>
        <w:t xml:space="preserve"> right to claim additional damages, if it can establish that it has incurred losses exceeding this amount. 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del w:author="AI Compliance Reviewer" w:date="2025-08-28T11:09:56+00:00" w:id="1">
        <w:r>
          <w:delText xml:space="preserve">Any assignment of this Agreement by you without the prior written consent of the Company (which consent shall not be unreasonably withheld or delayed) shall be void.</w:delText>
        </w:r>
      </w:del>
      <w:ins w:author="AI Compliance Reviewer" w:date="2025-08-28T11:09:56+00:00" w:id="1">
        <w:r>
          <w:t xml:space="preserve">Each party may assign or transfer its rights and obligations under this Agreement to any of its affiliates without the prior written consent of the other party.</w:t>
        </w:r>
      </w:ins>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