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del w:author="AI Compliance Reviewer" w:date="2025-08-28T11:55:49+00:00" w:id="7">
        <w:r>
          <w:delText xml:space="preserve"> you shall, without prejudice to any right of the Sellers or the Company, be responsible for any breach of confidentiality under this Agreement by your Representatives (as if they had signed this Agreement). </w:delText>
        </w:r>
      </w:del>
      <w:ins w:author="AI Compliance Reviewer" w:date="2025-08-28T11:55:49+00:00" w:id="7">
        <w:r>
          <w:t xml:space="preserve">you shall instruct your Representatives as to the terms of this Agreement and shall be responsible for any breach of this Agreement by any of your Representatives.</w:t>
        </w:r>
      </w:ins>
      <w:r w:rsidRPr="00BC54F2">
        <w:rPr>
          <w:rFonts w:asciiTheme="minorHAnsi" w:hAnsiTheme="minorHAnsi" w:cstheme="minorHAnsi"/>
          <w:sz w:val="20"/>
        </w:rPr>
        <w:t>Transaction. They shall be informed by you in advance of the confidential nature of the Information. You acknowledge and agree that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1:55:49+00:00" w:id="5">
        <w:r>
          <w:delText xml:space="preserve">You will not and shall procure that none of your Representatives will contact or hold discussions with any director, employee, self-employed service provider, agent, supplier, customer or consultant of the Company, except for those contacts made in the ordinary course of business, unconnected with the Proposed Transaction and not involving any use or disclosure of Information.</w:delText>
        </w:r>
      </w:del>
      <w:ins w:author="AI Compliance Reviewer" w:date="2025-08-28T11:55:49+00:00" w:id="5">
        <w:r>
          <w:t xml:space="preserve">You will not and shall procure that none of your Representatives will, without the prior written consent of the Company, contact or hold discussions with any director, officer, or employee of the Company in connection with the Proposed Transaction.</w:t>
        </w:r>
      </w:ins>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del w:author="AI Compliance Reviewer" w:date="2025-08-28T11:55:49+00:00" w:id="1">
        <w:r>
          <w:delText xml:space="preserve">You agree that you will upon the Company’s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Company’s request, you will provide written certification of your compliance with this section 8. An exception is made under this section 8 for that part of the Information which you or your Representatives are required by law or regulation to retain. Such part of the Information may be retained by you and/or your Representatives, be it only for such period of time as required by applicable law or regulation, provided that the Information so retained will remain subject to the other terms and conditions of this Agreement.</w:delText>
        </w:r>
      </w:del>
      <w:ins w:author="AI Compliance Reviewer" w:date="2025-08-28T11:55:49+00:00" w:id="1">
        <w:r>
          <w:t xml:space="preserve">You agree that you will upon the Company’s written request, at any time, immediately return or destroy all Information; provided that you and your Representatives may retain: (a) copies of Information required to be retained by applicable law, regulation or bona fide internal compliance policies; (b) copies of Information residing in automated backup, archival, or disaster-recovery systems that are not accessed in the ordinary course of business; and (c) valuations, opinions, analyses, compilations, studies or other documents prepared by or on your behalf which contain or otherwise reflect Information. All Information so retained will remain subject to the terms and conditions of this Agreement.</w:t>
        </w:r>
      </w:ins>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Pr="00BC54F2">
        <w:rPr>
          <w:rFonts w:asciiTheme="minorHAnsi" w:hAnsiTheme="minorHAnsi" w:cstheme="minorHAnsi"/>
          <w:sz w:val="20"/>
        </w:rPr>
        <w:fldChar w:fldCharType="end"/>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Pr="00BC54F2">
        <w:rPr>
          <w:rFonts w:asciiTheme="minorHAnsi" w:hAnsiTheme="minorHAnsi" w:cstheme="minorHAnsi"/>
          <w:sz w:val="20"/>
        </w:rPr>
        <w:fldChar w:fldCharType="end"/>
      </w:r>
      <w:proofErr w:type="gramStart"/>
      <w:proofErr w:type="gramEnd"/>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1:55:49+00:00" w:id="8">
        <w:r>
          <w:delTex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or (c) is independently developed by you without violating this Agreement.</w:delText>
        </w:r>
      </w:del>
      <w:ins w:author="AI Compliance Reviewer" w:date="2025-08-28T11:55:49+00:00" w:id="8">
        <w:r>
          <w:t xml:space="preserve">The term Information shall not include such portions of Information which you can show: (a) are or become generally available to the public other than as a result of a disclosure or other default by you or by your Representatives; (b) were lawfully in your possession prior to disclosure by or on behalf of the Company or the Sellers; (c) become available to you from a source, other than the Company or the Sellers or any of their Representatives, which is not prohibited from disclosing such portions to you by a contractual, legal or fiduciary obligation; (d) is independently developed by you without violating this Agreement; or (e) is approved for release by the prior written consent of the Company.</w:t>
        </w:r>
      </w:ins>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del w:author="AI Compliance Reviewer" w:date="2025-08-28T11:55:49+00:00" w:id="2">
        <w:r>
          <w:delText xml:space="preserve">You confirm that you are acting as principal and not as an agent or as part of a syndicate and that you will notify the Company in the event that you commence to work with any other potential investor in connection with the Proposed Transaction.</w:delText>
        </w:r>
      </w:del>
      <w:ins w:author="AI Compliance Reviewer" w:date="2025-08-28T11:55:49+00:00" w:id="2">
        <w:r>
          <w:t xml:space="preserve">You confirm that you are acting as principal and may act as part of a syndicate or otherwise work with other potential investors in connection with the Proposed Transaction, provided that you notify the Company thereof and such potential investors shall be deemed your Representatives for the purposes of this Agreement.</w:t>
        </w:r>
      </w:ins>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1:55:49+00:00" w:id="3">
        <w:r>
          <w:delText xml:space="preserve">Until the earliest of (a) the completion of the Proposed Transaction with you, or (b) the expiration of a period of [24] months from the date of this Agreement (the "Non-Solicitation Period”), you shall not, directly or indirectly, alone or together with any other persons or Affiliates, on your own account or in conjunction with, through or on behalf of any persons, agents, intermediaries, joint ventures or alliances, whether as manager, director, shareholder, consultant, subcontractor, employee or in any other capacity: hire, employ, solicit the employment or endeavour to solicit or entice away from or discourage from being employed or hired by the Company, at any time during the Non-Solicitation Period, (i) any person who is or becomes an employee, director, trade representative, manager, consultant, independent contractor or sub-contractor of the Company or (ii)  any former employee, director, trade representative, manager, consultant, independent contractor or sub-contractor of the Company whose employment relationship with the Company has at that moment been terminated less than six (6) months ago. </w:delText>
        </w:r>
      </w:del>
      <w:ins w:author="AI Compliance Reviewer" w:date="2025-08-28T11:55:49+00:00" w:id="3">
        <w:r>
          <w:t xml:space="preserve">Until the earliest of (a) the completion of the Proposed Transaction with you, or (b) the expiration of a period of twenty-four (24) months from the date of this Agreement (the "Non-Solicitation Period”), you shall not directly solicit for employment any employee of the Company with whom you had contact in connection with the Proposed Transaction; provided that this restriction shall not apply to (i) your Affiliates that are portfolio companies, (ii) solicitations made by general advertisement to the public, or (iii) hiring any individual who contacts you on an unsolicited basis or who is identified by a search firm that was not instructed to target employees of the Company.</w:t>
        </w:r>
      </w:ins>
      <w:proofErr w:type="spellStart"/>
      <w:proofErr w:type="spellEnd"/>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del w:author="AI Compliance Reviewer" w:date="2025-08-28T11:55:49+00:00" w:id="9">
        <w:r>
          <w:delText xml:space="preserve"> Such confidentiality obligations shall survive termination of this Agreement for a period of three (3) years, without prejudice to any longer term which may apply to trade secrets and intellectual property rights.</w:delText>
        </w:r>
      </w:del>
      <w:ins w:author="AI Compliance Reviewer" w:date="2025-08-28T11:55:49+00:00" w:id="9">
        <w:r>
          <w:t xml:space="preserve">Such confidentiality obligations shall survive termination of this Agreement for a period of two (2) years, without prejudice to any longer term which may apply to trade secrets and intellectual property rights.</w:t>
        </w:r>
      </w:ins>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55:49+00:00" w:id="4">
        <w:r>
          <w:delText xml:space="preserve">In case of a breach of any clause of this Agreement, you shall pay to the Company a lump – sum compensation (forfaitaire schadevergoeding) of EUR 50.000,  to be increased by EUR 1.000 for each day, or part of a day, that such infringement continues after the first day of infringement without prejudice to the Company’s right to claim additional damages, if it can establish that it has incurred losses exceeding this amount. </w:delText>
        </w:r>
      </w:del>
      <w:ins w:author="AI Compliance Reviewer" w:date="2025-08-28T11:55:49+00:00" w:id="4">
        <w:r>
          <w:t xml:space="preserve">In case of a breach of any clause of this Agreement, you shall be liable for the proven direct damages incurred by the Company as a result of such breach, without prejudice to the Company’s right to seek other remedies available at law or in equity.</w:t>
        </w:r>
      </w:ins>
      <w:proofErr w:type="spellStart"/>
      <w:proofErr w:type="spellEnd"/>
      <w:proofErr w:type="spellStart"/>
      <w:proofErr w:type="spellEnd"/>
      <w:r w:rsidRPr="00594359">
        <w:rPr>
          <w:rFonts w:asciiTheme="minorHAnsi" w:hAnsiTheme="minorHAnsi" w:cstheme="minorHAnsi"/>
          <w:sz w:val="20"/>
        </w:rPr>
        <w:t xml:space="preserve">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55:49+00:00" w:id="6">
        <w:r>
          <w:delText xml:space="preserve">Any assignment of this Agreement by you without the prior written consent of the Company (which consent shall not be unreasonably withheld or delayed) shall be void.</w:delText>
        </w:r>
      </w:del>
      <w:ins w:author="AI Compliance Reviewer" w:date="2025-08-28T11:55:49+00:00" w:id="6">
        <w:r>
          <w:t xml:space="preserve">Any assignment of this Agreement by a party without the prior written consent of the other party (which consent shall not be unreasonably withheld or delayed) shall be void, provided that either party may assign this Agreement to an Affiliate without such consent.</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