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They shall be informed by you in advance of the confidential nature of the Information. You acknowledge and agree that you shall, without prejudice to any right of the Sellers or the</w:t>
      </w:r>
      <w:r w:rsidR="00550279" w:rsidRPr="00BC54F2">
        <w:rPr>
          <w:rFonts w:asciiTheme="minorHAnsi" w:hAnsiTheme="minorHAnsi" w:cstheme="minorHAnsi"/>
          <w:sz w:val="20"/>
        </w:rPr>
        <w:t xml:space="preserve"> Company</w:t>
      </w:r>
      <w:r w:rsidRPr="00BC54F2">
        <w:rPr>
          <w:rFonts w:asciiTheme="minorHAnsi" w:hAnsiTheme="minorHAnsi" w:cstheme="minorHAnsi"/>
          <w:sz w:val="20"/>
        </w:rPr>
        <w:t xml:space="preserve">, be responsible for any breach of confidentiality under this Agreement by your Representatives (as if they had signed this Agreement).</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not and shall procure that none of your Representatives will contact or hold discussions with any director, employee, self-employed service provider, agent, supplier, customer or consultant of </w:t>
      </w:r>
      <w:r w:rsidR="00550279" w:rsidRPr="00BC54F2">
        <w:rPr>
          <w:rFonts w:asciiTheme="minorHAnsi" w:hAnsiTheme="minorHAnsi" w:cstheme="minorHAnsi"/>
          <w:sz w:val="20"/>
        </w:rPr>
        <w:t>the Company</w:t>
      </w:r>
      <w:r w:rsidRPr="00BC54F2">
        <w:rPr>
          <w:rFonts w:asciiTheme="minorHAnsi" w:hAnsiTheme="minorHAnsi" w:cstheme="minorHAnsi"/>
          <w:sz w:val="20"/>
        </w:rPr>
        <w:t xml:space="preserve">, except for those contacts made in the ordinary course of business, unconnected with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or the Sellers or any of their Representatives, which is not prohibited from disclosing such portions to you by a contractual, legal or fiduciary obligation; or (c) is independently developed by you without violating this Agreement.</w:t>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sidRPr="00BC54F2">
        <w:rPr>
          <w:rFonts w:asciiTheme="minorHAnsi" w:hAnsiTheme="minorHAnsi" w:cstheme="minorHAnsi"/>
          <w:sz w:val="20"/>
        </w:rPr>
        <w:t xml:space="preserve">You confirm that you are acting as principal and not as an agent or as part of a syndicate and that you will notify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w:t>
      </w:r>
      <w:proofErr w:type="gramStart"/>
      <w:r w:rsidRPr="00BC54F2">
        <w:rPr>
          <w:rFonts w:asciiTheme="minorHAnsi" w:hAnsiTheme="minorHAnsi" w:cstheme="minorHAnsi"/>
          <w:sz w:val="20"/>
        </w:rPr>
        <w:t>in the event that</w:t>
      </w:r>
      <w:proofErr w:type="gramEnd"/>
      <w:r w:rsidRPr="00BC54F2">
        <w:rPr>
          <w:rFonts w:asciiTheme="minorHAnsi" w:hAnsiTheme="minorHAnsi" w:cstheme="minorHAnsi"/>
          <w:sz w:val="20"/>
        </w:rPr>
        <w:t xml:space="preserve"> you commence to work with any other potential investor in connection with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w:t>
      </w:r>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sidRPr="00594359">
        <w:rPr>
          <w:rFonts w:asciiTheme="minorHAnsi" w:hAnsiTheme="minorHAnsi" w:cstheme="minorHAnsi"/>
          <w:sz w:val="20"/>
        </w:rPr>
        <w:t>prior to the effective date of termination. Such confidentiality obligations shall survive termination of this Agreement for a period of t</w:t>
      </w:r>
      <w:r>
        <w:rPr>
          <w:rFonts w:asciiTheme="minorHAnsi" w:hAnsiTheme="minorHAnsi" w:cstheme="minorHAnsi"/>
          <w:sz w:val="20"/>
        </w:rPr>
        <w:t>hree</w:t>
      </w:r>
      <w:r w:rsidRPr="00594359">
        <w:rPr>
          <w:rFonts w:asciiTheme="minorHAnsi" w:hAnsiTheme="minorHAnsi" w:cstheme="minorHAnsi"/>
          <w:sz w:val="20"/>
        </w:rPr>
        <w:t xml:space="preserve"> (</w:t>
      </w:r>
      <w:r>
        <w:rPr>
          <w:rFonts w:asciiTheme="minorHAnsi" w:hAnsiTheme="minorHAnsi" w:cstheme="minorHAnsi"/>
          <w:sz w:val="20"/>
        </w:rPr>
        <w:t>3</w:t>
      </w:r>
      <w:r w:rsidRPr="00594359">
        <w:rPr>
          <w:rFonts w:asciiTheme="minorHAnsi" w:hAnsiTheme="minorHAnsi" w:cstheme="minorHAnsi"/>
          <w:sz w:val="20"/>
        </w:rPr>
        <w:t>) years</w:t>
      </w:r>
      <w:r>
        <w:rPr>
          <w:rFonts w:asciiTheme="minorHAnsi" w:hAnsiTheme="minorHAnsi" w:cstheme="minorHAnsi"/>
          <w:sz w:val="20"/>
        </w:rPr>
        <w:t xml:space="preserve">, </w:t>
      </w:r>
      <w:r w:rsidR="009548DB" w:rsidRPr="00594359">
        <w:rPr>
          <w:rFonts w:asciiTheme="minorHAnsi" w:hAnsiTheme="minorHAnsi" w:cstheme="minorHAnsi"/>
          <w:sz w:val="20"/>
        </w:rPr>
        <w:t>without prejudice to any longer term which may apply to trade secrets and intellectual property rights.</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1:21:18+00:00" w:id="1">
        <w:r>
          <w:delText xml:space="preserve">Any assignment of this Agreement by you without the prior written consent of the Company (which consent shall not be unreasonably withheld or delayed) shall be void.</w:delText>
        </w:r>
      </w:del>
      <w:ins w:author="AI Compliance Reviewer" w:date="2025-08-28T11:21:18+00:00" w:id="1">
        <w:r>
          <w:t xml:space="preserve">This clause should be replaced with: 'Each party may assign or transfer its rights and obligations under this Agreement to any of its affiliates without the prior written consent of the other party.'</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