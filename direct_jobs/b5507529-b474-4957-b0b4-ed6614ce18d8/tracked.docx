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6663" w14:textId="77777777" w:rsidR="003D65F6" w:rsidRPr="00BC54F2" w:rsidRDefault="003D65F6" w:rsidP="003D65F6">
      <w:pPr>
        <w:rPr>
          <w:rFonts w:asciiTheme="minorHAnsi" w:hAnsiTheme="minorHAnsi" w:cstheme="minorHAnsi"/>
          <w:sz w:val="20"/>
        </w:rPr>
      </w:pP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0" w:name="_DV_M13"/>
      <w:bookmarkEnd w:id="0"/>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09:02:12+00:00" w:id="1">
        <w:r>
          <w:delText xml:space="preserve"> disclose the Information only to those of your Representatives who need to know such Information and are directly concerned with the assessment of the Company or the negotiations with respect to the Proposed Transaction. </w:delText>
        </w:r>
      </w:del>
      <w:ins w:author="AI Compliance Reviewer" w:date="2025-08-28T09:02:12+00:00" w:id="1">
        <w:r>
          <w:t xml:space="preserve">disclose the Information only to your affiliates and your and their respective directors, officers, employees, consultants, advisers, shareholders, potential syndicate members, and other providers of financing (collectively, "your Representatives") who need to know such Information for the purpose of evaluating the Proposed Transaction.</w:t>
        </w:r>
      </w:ins>
      <w:r w:rsidRPr="00BC54F2">
        <w:rPr>
          <w:rFonts w:asciiTheme="minorHAnsi" w:hAnsiTheme="minorHAnsi" w:cstheme="minorHAnsi"/>
          <w:sz w:val="20"/>
        </w:rPr>
        <w:t xml:space="preserve">You agree to</w:t>
      </w:r>
      <w:del w:author="AI Compliance Reviewer" w:date="2025-08-28T09:02:12+00:00" w:id="3">
        <w:r>
          <w:delText xml:space="preserve"> you shall, without prejudice to any right of the Sellers or the Company, be responsible for any breach of confidentiality under this Agreement by your Representatives </w:delText>
        </w:r>
      </w:del>
      <w:ins w:author="AI Compliance Reviewer" w:date="2025-08-28T09:02:12+00:00" w:id="3">
        <w:r>
          <w:t xml:space="preserve">you shall use reasonable efforts to ensure your Representatives comply with the terms of this Agreement and you shall be responsible for any breach of this Agreement by any of your Representatives who are also your employees</w:t>
        </w:r>
      </w:ins>
      <w:r w:rsidRPr="00BC54F2">
        <w:rPr>
          <w:rFonts w:asciiTheme="minorHAnsi" w:hAnsiTheme="minorHAnsi" w:cstheme="minorHAnsi"/>
          <w:sz w:val="20"/>
        </w:rPr>
        <w:t>They shall be informed by you in advance of the confidential nature of the Information. You acknowledge and agree that</w:t>
      </w:r>
      <w:r w:rsidRPr="00BC54F2">
        <w:rPr>
          <w:rFonts w:asciiTheme="minorHAnsi" w:hAnsiTheme="minorHAnsi" w:cstheme="minorHAnsi"/>
          <w:sz w:val="20"/>
        </w:rPr>
        <w:t>(as if they had signed this Agreement).</w:t>
      </w:r>
    </w:p>
    <w:p w14:paraId="3CE97AAA" w14:textId="69669FEC" w:rsidR="009D1AC4" w:rsidRPr="00E74350" w:rsidRDefault="003D65F6" w:rsidP="00E74350">
      <w:pPr>
        <w:pStyle w:val="ListParagraph"/>
        <w:numPr>
          <w:ilvl w:val="0"/>
          <w:numId w:val="1"/>
        </w:numPr>
        <w:ind w:left="567" w:hanging="567"/>
        <w:contextualSpacing w:val="0"/>
        <w:rPr>
          <w:rFonts w:asciiTheme="minorHAnsi" w:hAnsiTheme="minorHAnsi" w:cstheme="minorHAnsi"/>
          <w:sz w:val="20"/>
        </w:rPr>
      </w:pPr>
      <w:bookmarkStart w:id="1"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del w:author="AI Compliance Reviewer" w:date="2025-08-28T09:02:12+00:00" w:id="2">
        <w:r>
          <w:delText xml:space="preserve"> immediately return (or cause to be returned) or, at your discretion, destroy (or cause to be destroyed), all copies of the Information in your possession and in the possession of your Representatives </w:delText>
        </w:r>
      </w:del>
      <w:ins w:author="AI Compliance Reviewer" w:date="2025-08-28T09:02:12+00:00" w:id="2">
        <w:r>
          <w:t xml:space="preserve">immediately return (or cause to be returned) or, at your discretion, destroy (or cause to be destroyed), all copies of the Information in your possession and in the possession of your Representatives; provided, however, that such obligation shall not apply to: (i) any Information stored on automated backup or archival systems; and (ii) any reports, notes or other materials prepared by or on behalf of you which incorporate the Information.</w:t>
        </w:r>
      </w:ins>
      <w:r w:rsidRPr="00BC54F2">
        <w:rPr>
          <w:rFonts w:asciiTheme="minorHAnsi" w:hAnsiTheme="minorHAnsi" w:cstheme="minorHAnsi"/>
          <w:sz w:val="20"/>
        </w:rPr>
        <w:t xml:space="preserve"> written request, at any time,(including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period of time as required by applicable law or regulation, provided that the Information so retained will remain subject to the other terms and conditions of this Agreement.</w:t>
      </w:r>
      <w:bookmarkStart w:id="2" w:name="_DV_M18"/>
      <w:bookmarkStart w:id="3" w:name="_DV_M21"/>
      <w:bookmarkStart w:id="4" w:name="_DV_M22"/>
      <w:bookmarkStart w:id="5" w:name="_DV_M23"/>
      <w:bookmarkStart w:id="6" w:name="_DV_M24"/>
      <w:bookmarkEnd w:id="1"/>
      <w:bookmarkEnd w:id="2"/>
      <w:bookmarkEnd w:id="3"/>
      <w:bookmarkEnd w:id="4"/>
      <w:bookmarkEnd w:id="5"/>
      <w:bookmarkEnd w:id="6"/>
    </w:p>
    <w:sectPr w:rsidR="009D1AC4" w:rsidRPr="00E7435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7"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8" w:name="_Ref275194693"/>
    <w:bookmarkEnd w:id="8"/>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34C01"/>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16F1E"/>
    <w:rsid w:val="00323113"/>
    <w:rsid w:val="00361770"/>
    <w:rsid w:val="00373395"/>
    <w:rsid w:val="00374A6D"/>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A1BCE"/>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3672"/>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4350"/>
    <w:rsid w:val="00E77A2C"/>
    <w:rsid w:val="00EC1477"/>
    <w:rsid w:val="00EC300D"/>
    <w:rsid w:val="00EC55E1"/>
    <w:rsid w:val="00F461BE"/>
    <w:rsid w:val="00F476C0"/>
    <w:rsid w:val="00F550F4"/>
    <w:rsid w:val="00F714B8"/>
    <w:rsid w:val="00F750F3"/>
    <w:rsid w:val="00F8149A"/>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2.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358</Words>
  <Characters>2043</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24</cp:revision>
  <cp:lastPrinted>2022-11-10T10:37:00Z</cp:lastPrinted>
  <dcterms:created xsi:type="dcterms:W3CDTF">2022-11-14T08:39:00Z</dcterms:created>
  <dcterms:modified xsi:type="dcterms:W3CDTF">2025-08-27T08:03:00Z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