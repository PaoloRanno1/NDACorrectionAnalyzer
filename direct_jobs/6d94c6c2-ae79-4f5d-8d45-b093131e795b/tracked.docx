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5A960" w14:textId="77777777" w:rsidR="003D65F6" w:rsidRPr="00BC54F2" w:rsidRDefault="003D65F6" w:rsidP="003D65F6">
      <w:pPr>
        <w:rPr>
          <w:rFonts w:asciiTheme="minorHAnsi" w:hAnsiTheme="minorHAnsi" w:cstheme="minorHAnsi"/>
          <w:sz w:val="20"/>
        </w:rPr>
      </w:pPr>
    </w:p>
    <w:p w14:paraId="5A8FD2DE" w14:textId="12A2B6CB" w:rsidR="003D65F6" w:rsidRPr="00BC54F2" w:rsidRDefault="00C73CA0" w:rsidP="003D65F6">
      <w:pPr>
        <w:rPr>
          <w:rFonts w:asciiTheme="minorHAnsi" w:hAnsiTheme="minorHAnsi" w:cstheme="minorHAnsi"/>
          <w:sz w:val="20"/>
        </w:rPr>
      </w:pPr>
      <w:r>
        <w:rPr>
          <w:rFonts w:asciiTheme="minorHAnsi" w:hAnsiTheme="minorHAnsi" w:cstheme="minorHAnsi"/>
          <w:sz w:val="20"/>
        </w:rPr>
        <w:t>1</w:t>
      </w:r>
      <w:ins w:id="0" w:author="Phaedra Beyers" w:date="2022-11-14T09:40:00Z">
        <w:r w:rsidR="00627671">
          <w:rPr>
            <w:rFonts w:asciiTheme="minorHAnsi" w:hAnsiTheme="minorHAnsi" w:cstheme="minorHAnsi"/>
            <w:sz w:val="20"/>
          </w:rPr>
          <w:t>4</w:t>
        </w:r>
      </w:ins>
      <w:r>
        <w:rPr>
          <w:rFonts w:asciiTheme="minorHAnsi" w:hAnsiTheme="minorHAnsi" w:cstheme="minorHAnsi"/>
          <w:sz w:val="20"/>
        </w:rPr>
        <w:t>0</w:t>
      </w:r>
      <w:r w:rsidR="00B25324" w:rsidRPr="00BC54F2">
        <w:rPr>
          <w:rFonts w:asciiTheme="minorHAnsi" w:hAnsiTheme="minorHAnsi" w:cstheme="minorHAnsi"/>
          <w:sz w:val="20"/>
        </w:rPr>
        <w:t xml:space="preserve"> November</w:t>
      </w:r>
      <w:r w:rsidR="003D65F6" w:rsidRPr="00BC54F2">
        <w:rPr>
          <w:rFonts w:asciiTheme="minorHAnsi" w:hAnsiTheme="minorHAnsi" w:cstheme="minorHAnsi"/>
          <w:sz w:val="20"/>
        </w:rPr>
        <w:t xml:space="preserve"> 202</w:t>
      </w:r>
      <w:r w:rsidR="00B25324" w:rsidRPr="00BC54F2">
        <w:rPr>
          <w:rFonts w:asciiTheme="minorHAnsi" w:hAnsiTheme="minorHAnsi" w:cstheme="minorHAnsi"/>
          <w:sz w:val="20"/>
        </w:rPr>
        <w:t>2</w:t>
      </w:r>
    </w:p>
    <w:p w14:paraId="5A996663" w14:textId="77777777" w:rsidR="003D65F6" w:rsidRPr="00BC54F2" w:rsidRDefault="003D65F6" w:rsidP="003D65F6">
      <w:pPr>
        <w:rPr>
          <w:rFonts w:asciiTheme="minorHAnsi" w:hAnsiTheme="minorHAnsi" w:cstheme="minorHAnsi"/>
          <w:sz w:val="20"/>
        </w:rPr>
      </w:pPr>
    </w:p>
    <w:p w14:paraId="10FB4B15" w14:textId="1D0F09CC" w:rsidR="003D65F6" w:rsidRPr="00BC54F2" w:rsidRDefault="00B25324" w:rsidP="003D65F6">
      <w:pPr>
        <w:rPr>
          <w:rFonts w:asciiTheme="minorHAnsi" w:hAnsiTheme="minorHAnsi" w:cstheme="minorHAnsi"/>
          <w:b/>
          <w:sz w:val="20"/>
          <w:u w:val="single"/>
        </w:rPr>
      </w:pPr>
      <w:r w:rsidRPr="00BC54F2">
        <w:rPr>
          <w:rFonts w:asciiTheme="minorHAnsi" w:hAnsiTheme="minorHAnsi" w:cstheme="minorHAnsi"/>
          <w:b/>
          <w:sz w:val="20"/>
          <w:u w:val="single"/>
        </w:rPr>
        <w:t>NON-DISCLO</w:t>
      </w:r>
      <w:r w:rsidR="009828D3" w:rsidRPr="00BC54F2">
        <w:rPr>
          <w:rFonts w:asciiTheme="minorHAnsi" w:hAnsiTheme="minorHAnsi" w:cstheme="minorHAnsi"/>
          <w:b/>
          <w:sz w:val="20"/>
          <w:u w:val="single"/>
        </w:rPr>
        <w:t xml:space="preserve">SURE </w:t>
      </w:r>
      <w:r w:rsidR="003D65F6" w:rsidRPr="00BC54F2">
        <w:rPr>
          <w:rFonts w:asciiTheme="minorHAnsi" w:hAnsiTheme="minorHAnsi" w:cstheme="minorHAnsi"/>
          <w:b/>
          <w:sz w:val="20"/>
          <w:u w:val="single"/>
        </w:rPr>
        <w:t>AGREEMENT</w:t>
      </w:r>
      <w:r w:rsidR="00DB7B7B" w:rsidRPr="00BC54F2">
        <w:rPr>
          <w:rFonts w:asciiTheme="minorHAnsi" w:hAnsiTheme="minorHAnsi" w:cstheme="minorHAnsi"/>
          <w:b/>
          <w:sz w:val="20"/>
          <w:u w:val="single"/>
        </w:rPr>
        <w:t xml:space="preserve"> (</w:t>
      </w:r>
      <w:r w:rsidR="009659CF" w:rsidRPr="00BC54F2">
        <w:rPr>
          <w:rFonts w:asciiTheme="minorHAnsi" w:hAnsiTheme="minorHAnsi" w:cstheme="minorHAnsi"/>
          <w:b/>
          <w:sz w:val="20"/>
          <w:u w:val="single"/>
        </w:rPr>
        <w:t>ANNEX 1 TO PROCESS LETTER)</w:t>
      </w:r>
    </w:p>
    <w:p w14:paraId="72DB1EA9" w14:textId="77777777" w:rsidR="00AE0B20" w:rsidRPr="00BC54F2" w:rsidRDefault="00AE0B20" w:rsidP="00723FCA">
      <w:pPr>
        <w:rPr>
          <w:rFonts w:asciiTheme="minorHAnsi" w:hAnsiTheme="minorHAnsi" w:cstheme="minorHAnsi"/>
          <w:sz w:val="20"/>
        </w:rPr>
      </w:pPr>
      <w:bookmarkStart w:id="1" w:name="_DV_M7"/>
      <w:bookmarkStart w:id="2" w:name="Department"/>
      <w:bookmarkStart w:id="3" w:name="StartingPoint"/>
      <w:bookmarkStart w:id="4" w:name="_DV_M11"/>
      <w:bookmarkEnd w:id="1"/>
      <w:bookmarkEnd w:id="2"/>
      <w:bookmarkEnd w:id="3"/>
      <w:bookmarkEnd w:id="4"/>
    </w:p>
    <w:p w14:paraId="2512325C" w14:textId="00164ED6" w:rsidR="00723FCA" w:rsidRPr="00BC54F2" w:rsidRDefault="003D65F6" w:rsidP="00723FCA">
      <w:pPr>
        <w:rPr>
          <w:rFonts w:asciiTheme="minorHAnsi" w:hAnsiTheme="minorHAnsi" w:cstheme="minorHAnsi"/>
          <w:sz w:val="20"/>
        </w:rPr>
      </w:pPr>
      <w:r w:rsidRPr="00BC54F2">
        <w:rPr>
          <w:rFonts w:asciiTheme="minorHAnsi" w:hAnsiTheme="minorHAnsi" w:cstheme="minorHAnsi"/>
          <w:sz w:val="20"/>
        </w:rPr>
        <w:t>Ladies an</w:t>
      </w:r>
      <w:r w:rsidR="009828D3" w:rsidRPr="00BC54F2">
        <w:rPr>
          <w:rFonts w:asciiTheme="minorHAnsi" w:hAnsiTheme="minorHAnsi" w:cstheme="minorHAnsi"/>
          <w:sz w:val="20"/>
        </w:rPr>
        <w:t>d gentlemen</w:t>
      </w:r>
      <w:r w:rsidRPr="00BC54F2">
        <w:rPr>
          <w:rFonts w:asciiTheme="minorHAnsi" w:hAnsiTheme="minorHAnsi" w:cstheme="minorHAnsi"/>
          <w:sz w:val="20"/>
        </w:rPr>
        <w:t>,</w:t>
      </w:r>
    </w:p>
    <w:p w14:paraId="1D25596B" w14:textId="00BEE328" w:rsidR="003D65F6" w:rsidRPr="00BC54F2" w:rsidRDefault="003D65F6" w:rsidP="00723FCA">
      <w:pPr>
        <w:rPr>
          <w:rFonts w:asciiTheme="minorHAnsi" w:hAnsiTheme="minorHAnsi" w:cstheme="minorHAnsi"/>
          <w:sz w:val="20"/>
        </w:rPr>
      </w:pPr>
      <w:r w:rsidRPr="00BC54F2">
        <w:rPr>
          <w:rFonts w:asciiTheme="minorHAnsi" w:hAnsiTheme="minorHAnsi" w:cstheme="minorHAnsi"/>
          <w:sz w:val="20"/>
        </w:rPr>
        <w:br/>
      </w:r>
      <w:r w:rsidR="00C43763">
        <w:rPr>
          <w:rFonts w:asciiTheme="minorHAnsi" w:hAnsiTheme="minorHAnsi" w:cstheme="minorHAnsi"/>
          <w:sz w:val="20"/>
        </w:rPr>
        <w:t xml:space="preserve">Referring to the process letter dated </w:t>
      </w:r>
      <w:r w:rsidR="00152BF4">
        <w:rPr>
          <w:rFonts w:asciiTheme="minorHAnsi" w:hAnsiTheme="minorHAnsi" w:cstheme="minorHAnsi"/>
          <w:sz w:val="20"/>
        </w:rPr>
        <w:t>10</w:t>
      </w:r>
      <w:r w:rsidR="00C43763">
        <w:rPr>
          <w:rFonts w:asciiTheme="minorHAnsi" w:hAnsiTheme="minorHAnsi" w:cstheme="minorHAnsi"/>
          <w:sz w:val="20"/>
        </w:rPr>
        <w:t xml:space="preserve"> November 2022 (the “</w:t>
      </w:r>
      <w:r w:rsidR="00C43763" w:rsidRPr="00850BF3">
        <w:rPr>
          <w:rFonts w:asciiTheme="minorHAnsi" w:hAnsiTheme="minorHAnsi" w:cstheme="minorHAnsi"/>
          <w:b/>
          <w:bCs/>
          <w:sz w:val="20"/>
        </w:rPr>
        <w:t>Process Letter</w:t>
      </w:r>
      <w:r w:rsidR="00C43763">
        <w:rPr>
          <w:rFonts w:asciiTheme="minorHAnsi" w:hAnsiTheme="minorHAnsi" w:cstheme="minorHAnsi"/>
          <w:sz w:val="20"/>
        </w:rPr>
        <w:t>”) and i</w:t>
      </w:r>
      <w:r w:rsidRPr="00BC54F2">
        <w:rPr>
          <w:rFonts w:asciiTheme="minorHAnsi" w:hAnsiTheme="minorHAnsi" w:cstheme="minorHAnsi"/>
          <w:sz w:val="20"/>
        </w:rPr>
        <w:t xml:space="preserve">n connection with your possible interest in purchasing all </w:t>
      </w:r>
      <w:r w:rsidR="009828D3" w:rsidRPr="00BC54F2">
        <w:rPr>
          <w:rFonts w:asciiTheme="minorHAnsi" w:hAnsiTheme="minorHAnsi" w:cstheme="minorHAnsi"/>
          <w:sz w:val="20"/>
        </w:rPr>
        <w:t xml:space="preserve">issued and </w:t>
      </w:r>
      <w:r w:rsidRPr="00BC54F2">
        <w:rPr>
          <w:rFonts w:asciiTheme="minorHAnsi" w:hAnsiTheme="minorHAnsi" w:cstheme="minorHAnsi"/>
          <w:sz w:val="20"/>
        </w:rPr>
        <w:t xml:space="preserve">outstanding </w:t>
      </w:r>
      <w:r w:rsidR="009828D3" w:rsidRPr="00BC54F2">
        <w:rPr>
          <w:rFonts w:asciiTheme="minorHAnsi" w:hAnsiTheme="minorHAnsi" w:cstheme="minorHAnsi"/>
          <w:sz w:val="20"/>
        </w:rPr>
        <w:t>shares</w:t>
      </w:r>
      <w:r w:rsidRPr="00BC54F2">
        <w:rPr>
          <w:rFonts w:asciiTheme="minorHAnsi" w:hAnsiTheme="minorHAnsi" w:cstheme="minorHAnsi"/>
          <w:sz w:val="20"/>
        </w:rPr>
        <w:t xml:space="preserve"> in</w:t>
      </w:r>
      <w:r w:rsidR="00C03EE0" w:rsidRPr="00BC54F2">
        <w:rPr>
          <w:rFonts w:asciiTheme="minorHAnsi" w:hAnsiTheme="minorHAnsi" w:cstheme="minorHAnsi"/>
          <w:sz w:val="20"/>
        </w:rPr>
        <w:t xml:space="preserve"> </w:t>
      </w:r>
      <w:proofErr w:type="spellStart"/>
      <w:r w:rsidR="00C03EE0" w:rsidRPr="00BC54F2">
        <w:rPr>
          <w:rFonts w:asciiTheme="minorHAnsi" w:hAnsiTheme="minorHAnsi" w:cstheme="minorHAnsi"/>
          <w:sz w:val="20"/>
        </w:rPr>
        <w:t>Striktly</w:t>
      </w:r>
      <w:proofErr w:type="spellEnd"/>
      <w:r w:rsidR="00C03EE0" w:rsidRPr="00BC54F2">
        <w:rPr>
          <w:rFonts w:asciiTheme="minorHAnsi" w:hAnsiTheme="minorHAnsi" w:cstheme="minorHAnsi"/>
          <w:sz w:val="20"/>
        </w:rPr>
        <w:t xml:space="preserve"> Business Software BV, with offices at </w:t>
      </w:r>
      <w:proofErr w:type="spellStart"/>
      <w:r w:rsidR="00C03EE0" w:rsidRPr="00BC54F2">
        <w:rPr>
          <w:rFonts w:asciiTheme="minorHAnsi" w:hAnsiTheme="minorHAnsi" w:cstheme="minorHAnsi"/>
          <w:sz w:val="20"/>
        </w:rPr>
        <w:t>Hessenstraatje</w:t>
      </w:r>
      <w:proofErr w:type="spellEnd"/>
      <w:r w:rsidR="00C03EE0" w:rsidRPr="00BC54F2">
        <w:rPr>
          <w:rFonts w:asciiTheme="minorHAnsi" w:hAnsiTheme="minorHAnsi" w:cstheme="minorHAnsi"/>
          <w:sz w:val="20"/>
        </w:rPr>
        <w:t xml:space="preserve"> 25, box 1.2, 2000 Antwerp, registered in the Crossroads Database for Enterprises under number 0889.309.955 (RLE Antwerp, section Antwerp) (the “</w:t>
      </w:r>
      <w:r w:rsidR="00C03EE0" w:rsidRPr="00BC54F2">
        <w:rPr>
          <w:rFonts w:asciiTheme="minorHAnsi" w:hAnsiTheme="minorHAnsi" w:cstheme="minorHAnsi"/>
          <w:b/>
          <w:bCs/>
          <w:sz w:val="20"/>
        </w:rPr>
        <w:t>Company</w:t>
      </w:r>
      <w:r w:rsidR="00C03EE0" w:rsidRPr="00BC54F2">
        <w:rPr>
          <w:rFonts w:asciiTheme="minorHAnsi" w:hAnsiTheme="minorHAnsi" w:cstheme="minorHAnsi"/>
          <w:sz w:val="20"/>
        </w:rPr>
        <w:t xml:space="preserve">”) </w:t>
      </w:r>
      <w:proofErr w:type="spellStart"/>
      <w:r w:rsidR="0054554D" w:rsidRPr="00BC54F2">
        <w:rPr>
          <w:rFonts w:asciiTheme="minorHAnsi" w:hAnsiTheme="minorHAnsi" w:cstheme="minorHAnsi"/>
          <w:sz w:val="20"/>
        </w:rPr>
        <w:t>fr</w:t>
      </w:r>
      <w:proofErr w:type="spellEnd"/>
      <w:r w:rsidRPr="00BC54F2">
        <w:rPr>
          <w:rFonts w:asciiTheme="minorHAnsi" w:hAnsiTheme="minorHAnsi" w:cstheme="minorHAnsi"/>
          <w:sz w:val="20"/>
          <w:lang w:val="en-US"/>
        </w:rPr>
        <w:t xml:space="preserve">om </w:t>
      </w:r>
      <w:r w:rsidR="00256BBF" w:rsidRPr="00BC54F2">
        <w:rPr>
          <w:rFonts w:asciiTheme="minorHAnsi" w:hAnsiTheme="minorHAnsi" w:cstheme="minorHAnsi"/>
          <w:sz w:val="20"/>
        </w:rPr>
        <w:t>their</w:t>
      </w:r>
      <w:r w:rsidRPr="00BC54F2">
        <w:rPr>
          <w:rFonts w:asciiTheme="minorHAnsi" w:hAnsiTheme="minorHAnsi" w:cstheme="minorHAnsi"/>
          <w:sz w:val="20"/>
        </w:rPr>
        <w:t xml:space="preserve"> s</w:t>
      </w:r>
      <w:r w:rsidR="00846E6C" w:rsidRPr="00BC54F2">
        <w:rPr>
          <w:rFonts w:asciiTheme="minorHAnsi" w:hAnsiTheme="minorHAnsi" w:cstheme="minorHAnsi"/>
          <w:sz w:val="20"/>
        </w:rPr>
        <w:t>hareholders</w:t>
      </w:r>
      <w:r w:rsidRPr="00BC54F2">
        <w:rPr>
          <w:rFonts w:asciiTheme="minorHAnsi" w:hAnsiTheme="minorHAnsi" w:cstheme="minorHAnsi"/>
          <w:sz w:val="20"/>
        </w:rPr>
        <w:t xml:space="preserve"> (the </w:t>
      </w:r>
      <w:r w:rsidR="00846E6C" w:rsidRPr="00BC54F2">
        <w:rPr>
          <w:rFonts w:asciiTheme="minorHAnsi" w:hAnsiTheme="minorHAnsi" w:cstheme="minorHAnsi"/>
          <w:sz w:val="20"/>
        </w:rPr>
        <w:t>“</w:t>
      </w:r>
      <w:r w:rsidRPr="00BC54F2">
        <w:rPr>
          <w:rFonts w:asciiTheme="minorHAnsi" w:hAnsiTheme="minorHAnsi" w:cstheme="minorHAnsi"/>
          <w:b/>
          <w:sz w:val="20"/>
        </w:rPr>
        <w:t>Sellers</w:t>
      </w:r>
      <w:r w:rsidR="00846E6C" w:rsidRPr="00BC54F2">
        <w:rPr>
          <w:rFonts w:asciiTheme="minorHAnsi" w:hAnsiTheme="minorHAnsi" w:cstheme="minorHAnsi"/>
          <w:bCs/>
          <w:sz w:val="20"/>
        </w:rPr>
        <w:t>”</w:t>
      </w:r>
      <w:r w:rsidRPr="00BC54F2">
        <w:rPr>
          <w:rFonts w:asciiTheme="minorHAnsi" w:hAnsiTheme="minorHAnsi" w:cstheme="minorHAnsi"/>
          <w:bCs/>
          <w:sz w:val="20"/>
        </w:rPr>
        <w:t>)</w:t>
      </w:r>
      <w:r w:rsidRPr="00BC54F2">
        <w:rPr>
          <w:rFonts w:asciiTheme="minorHAnsi" w:hAnsiTheme="minorHAnsi" w:cstheme="minorHAnsi"/>
          <w:sz w:val="20"/>
        </w:rPr>
        <w:t xml:space="preserve"> (the </w:t>
      </w:r>
      <w:r w:rsidR="009A6270" w:rsidRPr="00BC54F2">
        <w:rPr>
          <w:rFonts w:asciiTheme="minorHAnsi" w:hAnsiTheme="minorHAnsi" w:cstheme="minorHAnsi"/>
          <w:sz w:val="20"/>
        </w:rPr>
        <w:t>“</w:t>
      </w:r>
      <w:r w:rsidR="009A6270" w:rsidRPr="00BC54F2">
        <w:rPr>
          <w:rFonts w:asciiTheme="minorHAnsi" w:hAnsiTheme="minorHAnsi" w:cstheme="minorHAnsi"/>
          <w:b/>
          <w:bCs/>
          <w:sz w:val="20"/>
        </w:rPr>
        <w:t xml:space="preserve">Proposed </w:t>
      </w:r>
      <w:r w:rsidRPr="00BC54F2">
        <w:rPr>
          <w:rFonts w:asciiTheme="minorHAnsi" w:hAnsiTheme="minorHAnsi" w:cstheme="minorHAnsi"/>
          <w:b/>
          <w:sz w:val="20"/>
        </w:rPr>
        <w:t>Transaction</w:t>
      </w:r>
      <w:r w:rsidR="00884A47" w:rsidRPr="00BC54F2">
        <w:rPr>
          <w:rFonts w:asciiTheme="minorHAnsi" w:hAnsiTheme="minorHAnsi" w:cstheme="minorHAnsi"/>
          <w:bCs/>
          <w:sz w:val="20"/>
        </w:rPr>
        <w:t>”</w:t>
      </w:r>
      <w:r w:rsidRPr="00BC54F2">
        <w:rPr>
          <w:rFonts w:asciiTheme="minorHAnsi" w:hAnsiTheme="minorHAnsi" w:cstheme="minorHAnsi"/>
          <w:bCs/>
          <w:sz w:val="20"/>
        </w:rPr>
        <w:t>)</w:t>
      </w:r>
      <w:r w:rsidRPr="00BC54F2">
        <w:rPr>
          <w:rFonts w:asciiTheme="minorHAnsi" w:hAnsiTheme="minorHAnsi" w:cstheme="minorHAnsi"/>
          <w:sz w:val="20"/>
        </w:rPr>
        <w:t xml:space="preserve">, you will be furnished with certain information concerning the </w:t>
      </w:r>
      <w:r w:rsidR="00846E6C" w:rsidRPr="00BC54F2">
        <w:rPr>
          <w:rFonts w:asciiTheme="minorHAnsi" w:hAnsiTheme="minorHAnsi" w:cstheme="minorHAnsi"/>
          <w:sz w:val="20"/>
        </w:rPr>
        <w:t>Company,</w:t>
      </w:r>
      <w:r w:rsidRPr="00BC54F2">
        <w:rPr>
          <w:rFonts w:asciiTheme="minorHAnsi" w:hAnsiTheme="minorHAnsi" w:cstheme="minorHAnsi"/>
          <w:sz w:val="20"/>
        </w:rPr>
        <w:t xml:space="preserve"> the Sellers and their respective Representatives</w:t>
      </w:r>
      <w:r w:rsidR="00846E6C" w:rsidRPr="00BC54F2">
        <w:rPr>
          <w:rFonts w:asciiTheme="minorHAnsi" w:hAnsiTheme="minorHAnsi" w:cstheme="minorHAnsi"/>
          <w:sz w:val="20"/>
        </w:rPr>
        <w:t xml:space="preserve"> (as defined hereinafter)</w:t>
      </w:r>
      <w:r w:rsidR="00884A47" w:rsidRPr="00BC54F2">
        <w:rPr>
          <w:rFonts w:asciiTheme="minorHAnsi" w:hAnsiTheme="minorHAnsi" w:cstheme="minorHAnsi"/>
          <w:sz w:val="20"/>
        </w:rPr>
        <w:t xml:space="preserve"> through a virtual data room (the “</w:t>
      </w:r>
      <w:r w:rsidR="00884A47" w:rsidRPr="00BC54F2">
        <w:rPr>
          <w:rFonts w:asciiTheme="minorHAnsi" w:hAnsiTheme="minorHAnsi" w:cstheme="minorHAnsi"/>
          <w:b/>
          <w:bCs/>
          <w:sz w:val="20"/>
        </w:rPr>
        <w:t>Data Room</w:t>
      </w:r>
      <w:r w:rsidR="00884A47" w:rsidRPr="00BC54F2">
        <w:rPr>
          <w:rFonts w:asciiTheme="minorHAnsi" w:hAnsiTheme="minorHAnsi" w:cstheme="minorHAnsi"/>
          <w:sz w:val="20"/>
        </w:rPr>
        <w:t>”) or otherwise</w:t>
      </w:r>
      <w:r w:rsidRPr="00BC54F2">
        <w:rPr>
          <w:rFonts w:asciiTheme="minorHAnsi" w:hAnsiTheme="minorHAnsi" w:cstheme="minorHAnsi"/>
          <w:sz w:val="20"/>
        </w:rPr>
        <w:t xml:space="preserve">.</w:t>
      </w:r>
    </w:p>
    <w:p w14:paraId="3CE42B59" w14:textId="1895FC54" w:rsidR="003D65F6" w:rsidRDefault="003D65F6" w:rsidP="003D65F6">
      <w:pPr>
        <w:rPr>
          <w:rFonts w:asciiTheme="minorHAnsi" w:hAnsiTheme="minorHAnsi" w:cstheme="minorHAnsi"/>
          <w:sz w:val="20"/>
        </w:rPr>
      </w:pPr>
      <w:r w:rsidRPr="00BC54F2">
        <w:rPr>
          <w:rFonts w:asciiTheme="minorHAnsi" w:hAnsiTheme="minorHAnsi" w:cstheme="minorHAnsi"/>
          <w:sz w:val="20"/>
        </w:rPr>
        <w:t xml:space="preserve">In this </w:t>
      </w:r>
      <w:r w:rsidR="009A6270" w:rsidRPr="00BC54F2">
        <w:rPr>
          <w:rFonts w:asciiTheme="minorHAnsi" w:hAnsiTheme="minorHAnsi" w:cstheme="minorHAnsi"/>
          <w:sz w:val="20"/>
        </w:rPr>
        <w:t>Non-Disclosure Agreement (the “</w:t>
      </w:r>
      <w:r w:rsidRPr="00BC54F2">
        <w:rPr>
          <w:rFonts w:asciiTheme="minorHAnsi" w:hAnsiTheme="minorHAnsi" w:cstheme="minorHAnsi"/>
          <w:b/>
          <w:bCs/>
          <w:sz w:val="20"/>
        </w:rPr>
        <w:t>Agreement</w:t>
      </w:r>
      <w:r w:rsidR="009A6270" w:rsidRPr="00BC54F2">
        <w:rPr>
          <w:rFonts w:asciiTheme="minorHAnsi" w:hAnsiTheme="minorHAnsi" w:cstheme="minorHAnsi"/>
          <w:sz w:val="20"/>
        </w:rPr>
        <w:t>”)</w:t>
      </w:r>
      <w:r w:rsidRPr="00BC54F2">
        <w:rPr>
          <w:rFonts w:asciiTheme="minorHAnsi" w:hAnsiTheme="minorHAnsi" w:cstheme="minorHAnsi"/>
          <w:sz w:val="20"/>
        </w:rPr>
        <w:t>, the term "</w:t>
      </w:r>
      <w:r w:rsidRPr="00BC54F2">
        <w:rPr>
          <w:rFonts w:asciiTheme="minorHAnsi" w:hAnsiTheme="minorHAnsi" w:cstheme="minorHAnsi"/>
          <w:b/>
          <w:sz w:val="20"/>
        </w:rPr>
        <w:t>Information</w:t>
      </w:r>
      <w:r w:rsidRPr="00BC54F2">
        <w:rPr>
          <w:rFonts w:asciiTheme="minorHAnsi" w:hAnsiTheme="minorHAnsi" w:cstheme="minorHAnsi"/>
          <w:sz w:val="20"/>
        </w:rPr>
        <w:t xml:space="preserve">" shall mean: (a) the existence and contents of this Agreement; (b) the existence and contents of the discussions or other communications concerning the </w:t>
      </w:r>
      <w:r w:rsidR="009A6270" w:rsidRPr="00BC54F2">
        <w:rPr>
          <w:rFonts w:asciiTheme="minorHAnsi" w:hAnsiTheme="minorHAnsi" w:cstheme="minorHAnsi"/>
          <w:sz w:val="20"/>
        </w:rPr>
        <w:t xml:space="preserve">Proposed </w:t>
      </w:r>
      <w:r w:rsidRPr="00BC54F2">
        <w:rPr>
          <w:rFonts w:asciiTheme="minorHAnsi" w:hAnsiTheme="minorHAnsi" w:cstheme="minorHAnsi"/>
          <w:sz w:val="20"/>
        </w:rPr>
        <w:t xml:space="preserve">Transaction, including the fact that a sales process, discussions or negotiations are taking place or any of the terms, conditions, status or other facts with respect to such process, discussions, negotiations and/or </w:t>
      </w:r>
      <w:r w:rsidR="009A6270" w:rsidRPr="00BC54F2">
        <w:rPr>
          <w:rFonts w:asciiTheme="minorHAnsi" w:hAnsiTheme="minorHAnsi" w:cstheme="minorHAnsi"/>
          <w:sz w:val="20"/>
        </w:rPr>
        <w:t xml:space="preserve">the Proposed </w:t>
      </w:r>
      <w:r w:rsidRPr="00BC54F2">
        <w:rPr>
          <w:rFonts w:asciiTheme="minorHAnsi" w:hAnsiTheme="minorHAnsi" w:cstheme="minorHAnsi"/>
          <w:sz w:val="20"/>
        </w:rPr>
        <w:t xml:space="preserve">Transaction; and (c) all information relating to the </w:t>
      </w:r>
      <w:r w:rsidR="009A6270" w:rsidRPr="00BC54F2">
        <w:rPr>
          <w:rFonts w:asciiTheme="minorHAnsi" w:hAnsiTheme="minorHAnsi" w:cstheme="minorHAnsi"/>
          <w:sz w:val="20"/>
        </w:rPr>
        <w:t>Company</w:t>
      </w:r>
      <w:r w:rsidRPr="00BC54F2">
        <w:rPr>
          <w:rFonts w:asciiTheme="minorHAnsi" w:hAnsiTheme="minorHAnsi" w:cstheme="minorHAnsi"/>
          <w:sz w:val="20"/>
        </w:rPr>
        <w:t xml:space="preserve">, the </w:t>
      </w:r>
      <w:r w:rsidR="009A6270" w:rsidRPr="00BC54F2">
        <w:rPr>
          <w:rFonts w:asciiTheme="minorHAnsi" w:hAnsiTheme="minorHAnsi" w:cstheme="minorHAnsi"/>
          <w:sz w:val="20"/>
        </w:rPr>
        <w:t xml:space="preserve">Proposed </w:t>
      </w:r>
      <w:r w:rsidRPr="00BC54F2">
        <w:rPr>
          <w:rFonts w:asciiTheme="minorHAnsi" w:hAnsiTheme="minorHAnsi" w:cstheme="minorHAnsi"/>
          <w:sz w:val="20"/>
        </w:rPr>
        <w:t xml:space="preserve">Transaction or the Sellers, disclosed before or after the date of this Agreement, in whatever form communicated, obtained or maintained, regardless of whether it has been prepared by or on behalf of the </w:t>
      </w:r>
      <w:r w:rsidR="001844FB" w:rsidRPr="00BC54F2">
        <w:rPr>
          <w:rFonts w:asciiTheme="minorHAnsi" w:hAnsiTheme="minorHAnsi" w:cstheme="minorHAnsi"/>
          <w:sz w:val="20"/>
        </w:rPr>
        <w:t>Company</w:t>
      </w:r>
      <w:r w:rsidRPr="00BC54F2">
        <w:rPr>
          <w:rFonts w:asciiTheme="minorHAnsi" w:hAnsiTheme="minorHAnsi" w:cstheme="minorHAnsi"/>
          <w:sz w:val="20"/>
        </w:rPr>
        <w:t>, the Sellers or any of their Representatives, including (</w:t>
      </w:r>
      <w:proofErr w:type="spellStart"/>
      <w:r w:rsidRPr="00BC54F2">
        <w:rPr>
          <w:rFonts w:asciiTheme="minorHAnsi" w:hAnsiTheme="minorHAnsi" w:cstheme="minorHAnsi"/>
          <w:sz w:val="20"/>
        </w:rPr>
        <w:t>i</w:t>
      </w:r>
      <w:proofErr w:type="spellEnd"/>
      <w:r w:rsidRPr="00BC54F2">
        <w:rPr>
          <w:rFonts w:asciiTheme="minorHAnsi" w:hAnsiTheme="minorHAnsi" w:cstheme="minorHAnsi"/>
          <w:sz w:val="20"/>
        </w:rPr>
        <w:t xml:space="preserve">) any information obtained by you or any of your Representatives, in writing, electronically or visually from or orally through discussions with the Sellers, </w:t>
      </w:r>
      <w:r w:rsidR="00256BBF" w:rsidRPr="00BC54F2">
        <w:rPr>
          <w:rFonts w:asciiTheme="minorHAnsi" w:hAnsiTheme="minorHAnsi" w:cstheme="minorHAnsi"/>
          <w:sz w:val="20"/>
        </w:rPr>
        <w:t xml:space="preserve">the </w:t>
      </w:r>
      <w:r w:rsidR="001844FB" w:rsidRPr="00BC54F2">
        <w:rPr>
          <w:rFonts w:asciiTheme="minorHAnsi" w:hAnsiTheme="minorHAnsi" w:cstheme="minorHAnsi"/>
          <w:sz w:val="20"/>
        </w:rPr>
        <w:t xml:space="preserve">Company </w:t>
      </w:r>
      <w:r w:rsidRPr="00BC54F2">
        <w:rPr>
          <w:rFonts w:asciiTheme="minorHAnsi" w:hAnsiTheme="minorHAnsi" w:cstheme="minorHAnsi"/>
          <w:sz w:val="20"/>
        </w:rPr>
        <w:t xml:space="preserve">or any of their Representatives, or pursuant to site visits to </w:t>
      </w:r>
      <w:r w:rsidR="00256BBF" w:rsidRPr="00BC54F2">
        <w:rPr>
          <w:rFonts w:asciiTheme="minorHAnsi" w:hAnsiTheme="minorHAnsi" w:cstheme="minorHAnsi"/>
          <w:sz w:val="20"/>
        </w:rPr>
        <w:t xml:space="preserve">any of the </w:t>
      </w:r>
      <w:r w:rsidR="001844FB" w:rsidRPr="00BC54F2">
        <w:rPr>
          <w:rFonts w:asciiTheme="minorHAnsi" w:hAnsiTheme="minorHAnsi" w:cstheme="minorHAnsi"/>
          <w:sz w:val="20"/>
        </w:rPr>
        <w:t>Company</w:t>
      </w:r>
      <w:r w:rsidR="00256BBF" w:rsidRPr="00BC54F2">
        <w:rPr>
          <w:rFonts w:asciiTheme="minorHAnsi" w:hAnsiTheme="minorHAnsi" w:cstheme="minorHAnsi"/>
          <w:sz w:val="20"/>
        </w:rPr>
        <w:t>’</w:t>
      </w:r>
      <w:r w:rsidR="001844FB" w:rsidRPr="00BC54F2">
        <w:rPr>
          <w:rFonts w:asciiTheme="minorHAnsi" w:hAnsiTheme="minorHAnsi" w:cstheme="minorHAnsi"/>
          <w:sz w:val="20"/>
        </w:rPr>
        <w:t>s</w:t>
      </w:r>
      <w:r w:rsidRPr="00BC54F2">
        <w:rPr>
          <w:rFonts w:asciiTheme="minorHAnsi" w:hAnsiTheme="minorHAnsi" w:cstheme="minorHAnsi"/>
          <w:sz w:val="20"/>
        </w:rPr>
        <w:t xml:space="preserve"> premises, and (ii) all valuations, opinions, analyses, compilations, studies or other documents prepared by or on behalf of you, or any of your Representatives which contain or otherwise reflect such information in whole or in part.</w:t>
      </w:r>
    </w:p>
    <w:p w14:paraId="4CFDDE75" w14:textId="0971F304" w:rsidR="00323113" w:rsidRPr="00BC54F2" w:rsidRDefault="004E578B" w:rsidP="003D65F6">
      <w:pPr>
        <w:rPr>
          <w:rFonts w:asciiTheme="minorHAnsi" w:hAnsiTheme="minorHAnsi" w:cstheme="minorHAnsi"/>
          <w:sz w:val="20"/>
        </w:rPr>
      </w:pPr>
      <w:r>
        <w:rPr>
          <w:rFonts w:asciiTheme="minorHAnsi" w:hAnsiTheme="minorHAnsi" w:cstheme="minorHAnsi"/>
          <w:sz w:val="20"/>
        </w:rPr>
        <w:t>Furthermore, p</w:t>
      </w:r>
      <w:r w:rsidR="00F476C0">
        <w:rPr>
          <w:rFonts w:asciiTheme="minorHAnsi" w:hAnsiTheme="minorHAnsi" w:cstheme="minorHAnsi"/>
          <w:sz w:val="20"/>
        </w:rPr>
        <w:t xml:space="preserve">arties to the Agreement agree that any information </w:t>
      </w:r>
      <w:r w:rsidR="000F46B5">
        <w:rPr>
          <w:rFonts w:asciiTheme="minorHAnsi" w:hAnsiTheme="minorHAnsi" w:cstheme="minorHAnsi"/>
          <w:sz w:val="20"/>
        </w:rPr>
        <w:t xml:space="preserve">disclosed by you in the framework of </w:t>
      </w:r>
      <w:r w:rsidR="00070DDA">
        <w:rPr>
          <w:rFonts w:asciiTheme="minorHAnsi" w:hAnsiTheme="minorHAnsi" w:cstheme="minorHAnsi"/>
          <w:sz w:val="20"/>
        </w:rPr>
        <w:t>your</w:t>
      </w:r>
      <w:r w:rsidR="000F46B5">
        <w:rPr>
          <w:rFonts w:asciiTheme="minorHAnsi" w:hAnsiTheme="minorHAnsi" w:cstheme="minorHAnsi"/>
          <w:sz w:val="20"/>
        </w:rPr>
        <w:t xml:space="preserve"> Non-Binding Offer (as defined in the Process Letter) and </w:t>
      </w:r>
      <w:r w:rsidR="00070DDA">
        <w:rPr>
          <w:rFonts w:asciiTheme="minorHAnsi" w:hAnsiTheme="minorHAnsi" w:cstheme="minorHAnsi"/>
          <w:sz w:val="20"/>
        </w:rPr>
        <w:t>your</w:t>
      </w:r>
      <w:r w:rsidR="000F46B5">
        <w:rPr>
          <w:rFonts w:asciiTheme="minorHAnsi" w:hAnsiTheme="minorHAnsi" w:cstheme="minorHAnsi"/>
          <w:sz w:val="20"/>
        </w:rPr>
        <w:t xml:space="preserve"> Binding Offer (as defined in the Process Letter)</w:t>
      </w:r>
      <w:r w:rsidR="00BC113F">
        <w:rPr>
          <w:rFonts w:asciiTheme="minorHAnsi" w:hAnsiTheme="minorHAnsi" w:cstheme="minorHAnsi"/>
          <w:sz w:val="20"/>
        </w:rPr>
        <w:t xml:space="preserve"> will be considered as confidential information and shall be safeguarded with the same protection </w:t>
      </w:r>
      <w:r w:rsidR="003B2D77">
        <w:rPr>
          <w:rFonts w:asciiTheme="minorHAnsi" w:hAnsiTheme="minorHAnsi" w:cstheme="minorHAnsi"/>
          <w:sz w:val="20"/>
        </w:rPr>
        <w:t>by the Sellers</w:t>
      </w:r>
      <w:r w:rsidR="008736FC">
        <w:rPr>
          <w:rFonts w:asciiTheme="minorHAnsi" w:hAnsiTheme="minorHAnsi" w:cstheme="minorHAnsi"/>
          <w:sz w:val="20"/>
        </w:rPr>
        <w:t xml:space="preserve">, </w:t>
      </w:r>
      <w:r w:rsidR="003B2D77">
        <w:rPr>
          <w:rFonts w:asciiTheme="minorHAnsi" w:hAnsiTheme="minorHAnsi" w:cstheme="minorHAnsi"/>
          <w:sz w:val="20"/>
        </w:rPr>
        <w:t>the Company</w:t>
      </w:r>
      <w:r w:rsidR="008736FC">
        <w:rPr>
          <w:rFonts w:asciiTheme="minorHAnsi" w:hAnsiTheme="minorHAnsi" w:cstheme="minorHAnsi"/>
          <w:sz w:val="20"/>
        </w:rPr>
        <w:t xml:space="preserve"> and the Representatives</w:t>
      </w:r>
      <w:r w:rsidR="003B2D77">
        <w:rPr>
          <w:rFonts w:asciiTheme="minorHAnsi" w:hAnsiTheme="minorHAnsi" w:cstheme="minorHAnsi"/>
          <w:sz w:val="20"/>
        </w:rPr>
        <w:t xml:space="preserve"> </w:t>
      </w:r>
      <w:r w:rsidR="00BC113F">
        <w:rPr>
          <w:rFonts w:asciiTheme="minorHAnsi" w:hAnsiTheme="minorHAnsi" w:cstheme="minorHAnsi"/>
          <w:sz w:val="20"/>
        </w:rPr>
        <w:t xml:space="preserve">as the Information under this Agreement.</w:t>
      </w:r>
    </w:p>
    <w:p w14:paraId="185FC821" w14:textId="77777777" w:rsidR="003D65F6" w:rsidRPr="00BC54F2" w:rsidRDefault="003D65F6" w:rsidP="003D65F6">
      <w:pPr>
        <w:rPr>
          <w:rFonts w:asciiTheme="minorHAnsi" w:hAnsiTheme="minorHAnsi" w:cstheme="minorHAnsi"/>
          <w:sz w:val="20"/>
        </w:rPr>
      </w:pPr>
      <w:r w:rsidRPr="00BC54F2">
        <w:rPr>
          <w:rFonts w:asciiTheme="minorHAnsi" w:hAnsiTheme="minorHAnsi" w:cstheme="minorHAnsi"/>
          <w:sz w:val="20"/>
        </w:rPr>
        <w:t>In this Agreement, "</w:t>
      </w:r>
      <w:r w:rsidRPr="00BC54F2">
        <w:rPr>
          <w:rFonts w:asciiTheme="minorHAnsi" w:hAnsiTheme="minorHAnsi" w:cstheme="minorHAnsi"/>
          <w:b/>
          <w:sz w:val="20"/>
        </w:rPr>
        <w:t>Affiliate</w:t>
      </w:r>
      <w:r w:rsidRPr="00BC54F2">
        <w:rPr>
          <w:rFonts w:asciiTheme="minorHAnsi" w:hAnsiTheme="minorHAnsi" w:cstheme="minorHAnsi"/>
          <w:sz w:val="20"/>
        </w:rPr>
        <w:t>" shall mean, with respect to any specified person, any other person which, directly or indirectly, owns or controls, is under common ownership or control with, or is owned or controlled by, such specified person, it being understood that, for purposes of this definition, "</w:t>
      </w:r>
      <w:r w:rsidRPr="00BC54F2">
        <w:rPr>
          <w:rFonts w:asciiTheme="minorHAnsi" w:hAnsiTheme="minorHAnsi" w:cstheme="minorHAnsi"/>
          <w:b/>
          <w:sz w:val="20"/>
        </w:rPr>
        <w:t>control</w:t>
      </w:r>
      <w:r w:rsidRPr="00BC54F2">
        <w:rPr>
          <w:rFonts w:asciiTheme="minorHAnsi" w:hAnsiTheme="minorHAnsi" w:cstheme="minorHAnsi"/>
          <w:sz w:val="20"/>
        </w:rPr>
        <w:t>" shall have the meaning as defined in Article 1:14 of the Belgian Code of Companies and Associations.</w:t>
      </w:r>
    </w:p>
    <w:p w14:paraId="2D8D68D0" w14:textId="77777777" w:rsidR="003D65F6" w:rsidRPr="00BC54F2" w:rsidRDefault="003D65F6" w:rsidP="003D65F6">
      <w:pPr>
        <w:rPr>
          <w:rFonts w:asciiTheme="minorHAnsi" w:hAnsiTheme="minorHAnsi" w:cstheme="minorHAnsi"/>
          <w:sz w:val="20"/>
        </w:rPr>
      </w:pPr>
      <w:r w:rsidRPr="00BC54F2">
        <w:rPr>
          <w:rFonts w:asciiTheme="minorHAnsi" w:hAnsiTheme="minorHAnsi" w:cstheme="minorHAnsi"/>
          <w:sz w:val="20"/>
        </w:rPr>
        <w:t>In this Agreement, "</w:t>
      </w:r>
      <w:r w:rsidRPr="00BC54F2">
        <w:rPr>
          <w:rFonts w:asciiTheme="minorHAnsi" w:hAnsiTheme="minorHAnsi" w:cstheme="minorHAnsi"/>
          <w:b/>
          <w:sz w:val="20"/>
        </w:rPr>
        <w:t>Representatives</w:t>
      </w:r>
      <w:r w:rsidRPr="00BC54F2">
        <w:rPr>
          <w:rFonts w:asciiTheme="minorHAnsi" w:hAnsiTheme="minorHAnsi" w:cstheme="minorHAnsi"/>
          <w:sz w:val="20"/>
        </w:rPr>
        <w:t xml:space="preserve">" shall mean, with respect to any specified person, </w:t>
      </w:r>
      <w:proofErr w:type="gramStart"/>
      <w:r w:rsidRPr="00BC54F2">
        <w:rPr>
          <w:rFonts w:asciiTheme="minorHAnsi" w:hAnsiTheme="minorHAnsi" w:cstheme="minorHAnsi"/>
          <w:sz w:val="20"/>
        </w:rPr>
        <w:t>all of</w:t>
      </w:r>
      <w:proofErr w:type="gramEnd"/>
      <w:r w:rsidRPr="00BC54F2">
        <w:rPr>
          <w:rFonts w:asciiTheme="minorHAnsi" w:hAnsiTheme="minorHAnsi" w:cstheme="minorHAnsi"/>
          <w:sz w:val="20"/>
        </w:rPr>
        <w:t xml:space="preserve"> such person's subsidiaries and its and their respective directors, agents, representatives, employees, officers, management and advisors (including financial advisors, counsels, accountants and potential financiers).</w:t>
      </w:r>
    </w:p>
    <w:p w14:paraId="24FAD0B3" w14:textId="47005D1C" w:rsidR="003D65F6" w:rsidRPr="00BC54F2" w:rsidRDefault="003D65F6" w:rsidP="003D65F6">
      <w:pPr>
        <w:keepNext/>
        <w:keepLines/>
        <w:rPr>
          <w:rFonts w:asciiTheme="minorHAnsi" w:hAnsiTheme="minorHAnsi" w:cstheme="minorHAnsi"/>
          <w:sz w:val="20"/>
        </w:rPr>
      </w:pPr>
      <w:r w:rsidRPr="00BC54F2">
        <w:rPr>
          <w:rFonts w:asciiTheme="minorHAnsi" w:hAnsiTheme="minorHAnsi" w:cstheme="minorHAnsi"/>
          <w:sz w:val="20"/>
        </w:rPr>
        <w:lastRenderedPageBreak/>
        <w:t xml:space="preserve">In consideration of, and as condition to, you being furnished with Information, you agree and undertake with and for the benefit of the Sellers, the </w:t>
      </w:r>
      <w:r w:rsidR="00A763A8" w:rsidRPr="00BC54F2">
        <w:rPr>
          <w:rFonts w:asciiTheme="minorHAnsi" w:hAnsiTheme="minorHAnsi" w:cstheme="minorHAnsi"/>
          <w:sz w:val="20"/>
        </w:rPr>
        <w:t xml:space="preserve">Company </w:t>
      </w:r>
      <w:r w:rsidRPr="00BC54F2">
        <w:rPr>
          <w:rFonts w:asciiTheme="minorHAnsi" w:hAnsiTheme="minorHAnsi" w:cstheme="minorHAnsi"/>
          <w:sz w:val="20"/>
        </w:rPr>
        <w:t>and their Representatives that:</w:t>
      </w:r>
    </w:p>
    <w:p w14:paraId="4D4FAE7A" w14:textId="2F8FAD5A" w:rsidR="00444C5D" w:rsidRPr="00850BF3" w:rsidRDefault="003D65F6" w:rsidP="00850BF3">
      <w:pPr>
        <w:pStyle w:val="ListParagraph"/>
        <w:numPr>
          <w:ilvl w:val="0"/>
          <w:numId w:val="1"/>
        </w:numPr>
        <w:ind w:left="567" w:hanging="567"/>
        <w:contextualSpacing w:val="0"/>
        <w:rPr>
          <w:rFonts w:asciiTheme="minorHAnsi" w:hAnsiTheme="minorHAnsi" w:cstheme="minorHAnsi"/>
          <w:sz w:val="20"/>
        </w:rPr>
      </w:pPr>
      <w:bookmarkStart w:id="5" w:name="_DV_M13"/>
      <w:bookmarkEnd w:id="5"/>
      <w:r w:rsidRPr="00BC54F2">
        <w:rPr>
          <w:rFonts w:asciiTheme="minorHAnsi" w:hAnsiTheme="minorHAnsi" w:cstheme="minorHAnsi"/>
          <w:sz w:val="20"/>
        </w:rPr>
        <w:t xml:space="preserve">The Information will be kept strictly confidential and shall not, without the prior written consent of the </w:t>
      </w:r>
      <w:r w:rsidR="00256BBF" w:rsidRPr="00BC54F2">
        <w:rPr>
          <w:rFonts w:asciiTheme="minorHAnsi" w:hAnsiTheme="minorHAnsi" w:cstheme="minorHAnsi"/>
          <w:sz w:val="20"/>
        </w:rPr>
        <w:t>Company</w:t>
      </w:r>
      <w:r w:rsidRPr="00BC54F2">
        <w:rPr>
          <w:rFonts w:asciiTheme="minorHAnsi" w:hAnsiTheme="minorHAnsi" w:cstheme="minorHAnsi"/>
          <w:sz w:val="20"/>
        </w:rPr>
        <w:t xml:space="preserve">, be disclosed by you, or by your Representatives, in any matter whatsoever, in whole or in part, except as required by law, and shall not be used other than in connection with your evaluation of the </w:t>
      </w:r>
      <w:r w:rsidR="00A763A8" w:rsidRPr="00BC54F2">
        <w:rPr>
          <w:rFonts w:asciiTheme="minorHAnsi" w:hAnsiTheme="minorHAnsi" w:cstheme="minorHAnsi"/>
          <w:sz w:val="20"/>
        </w:rPr>
        <w:t xml:space="preserve">Proposed </w:t>
      </w:r>
      <w:r w:rsidRPr="00BC54F2">
        <w:rPr>
          <w:rFonts w:asciiTheme="minorHAnsi" w:hAnsiTheme="minorHAnsi" w:cstheme="minorHAnsi"/>
          <w:sz w:val="20"/>
        </w:rPr>
        <w:t>Transaction or the consummation of the</w:t>
      </w:r>
      <w:r w:rsidR="00A763A8"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 in a manner that the </w:t>
      </w:r>
      <w:r w:rsidR="00256BBF" w:rsidRPr="00BC54F2">
        <w:rPr>
          <w:rFonts w:asciiTheme="minorHAnsi" w:hAnsiTheme="minorHAnsi" w:cstheme="minorHAnsi"/>
          <w:sz w:val="20"/>
        </w:rPr>
        <w:t>Company</w:t>
      </w:r>
      <w:r w:rsidRPr="00BC54F2">
        <w:rPr>
          <w:rFonts w:asciiTheme="minorHAnsi" w:hAnsiTheme="minorHAnsi" w:cstheme="minorHAnsi"/>
          <w:sz w:val="20"/>
        </w:rPr>
        <w:t xml:space="preserve"> has approved. The Information shall not be used by you or your Representatives for any other purposes</w:t>
      </w:r>
      <w:r w:rsidR="00AB4529" w:rsidRPr="00BC54F2">
        <w:rPr>
          <w:rFonts w:asciiTheme="minorHAnsi" w:hAnsiTheme="minorHAnsi" w:cstheme="minorHAnsi"/>
          <w:sz w:val="20"/>
        </w:rPr>
        <w:t>, in particular competitive purposes,</w:t>
      </w:r>
      <w:r w:rsidRPr="00BC54F2">
        <w:rPr>
          <w:rFonts w:asciiTheme="minorHAnsi" w:hAnsiTheme="minorHAnsi" w:cstheme="minorHAnsi"/>
          <w:sz w:val="20"/>
        </w:rPr>
        <w:t xml:space="preserve"> than evaluating or consummating the </w:t>
      </w:r>
      <w:r w:rsidR="00550279" w:rsidRPr="00BC54F2">
        <w:rPr>
          <w:rFonts w:asciiTheme="minorHAnsi" w:hAnsiTheme="minorHAnsi" w:cstheme="minorHAnsi"/>
          <w:sz w:val="20"/>
        </w:rPr>
        <w:t xml:space="preserve">Proposed </w:t>
      </w:r>
      <w:r w:rsidRPr="00BC54F2">
        <w:rPr>
          <w:rFonts w:asciiTheme="minorHAnsi" w:hAnsiTheme="minorHAnsi" w:cstheme="minorHAnsi"/>
          <w:sz w:val="20"/>
        </w:rPr>
        <w:t>Transaction</w:t>
      </w:r>
      <w:r w:rsidR="00AB4529" w:rsidRPr="00BC54F2">
        <w:rPr>
          <w:rFonts w:asciiTheme="minorHAnsi" w:hAnsiTheme="minorHAnsi" w:cstheme="minorHAnsi"/>
          <w:sz w:val="20"/>
        </w:rPr>
        <w:t>.</w:t>
      </w:r>
      <w:r w:rsidR="009500F6" w:rsidRPr="00BC54F2">
        <w:rPr>
          <w:rFonts w:asciiTheme="minorHAnsi" w:hAnsiTheme="minorHAnsi" w:cstheme="minorHAnsi"/>
          <w:sz w:val="20"/>
        </w:rPr>
        <w:t xml:space="preserve"/>
      </w:r>
    </w:p>
    <w:p w14:paraId="3F5810EF" w14:textId="6FBBD2BF"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 xml:space="preserve">You agree to </w:t>
      </w:r>
      <w:r w:rsidR="00FD7BFA">
        <w:rPr>
          <w:rFonts w:asciiTheme="minorHAnsi" w:hAnsiTheme="minorHAnsi" w:cstheme="minorHAnsi"/>
          <w:sz w:val="20"/>
        </w:rPr>
        <w:t>disclose</w:t>
      </w:r>
      <w:r w:rsidRPr="00BC54F2">
        <w:rPr>
          <w:rFonts w:asciiTheme="minorHAnsi" w:hAnsiTheme="minorHAnsi" w:cstheme="minorHAnsi"/>
          <w:sz w:val="20"/>
        </w:rPr>
        <w:t xml:space="preserve"> the Information only to those of your Representatives who need to know such Information and are directly concerned with the assessment of the </w:t>
      </w:r>
      <w:r w:rsidR="00550279" w:rsidRPr="00BC54F2">
        <w:rPr>
          <w:rFonts w:asciiTheme="minorHAnsi" w:hAnsiTheme="minorHAnsi" w:cstheme="minorHAnsi"/>
          <w:sz w:val="20"/>
        </w:rPr>
        <w:t>Company</w:t>
      </w:r>
      <w:r w:rsidRPr="00BC54F2">
        <w:rPr>
          <w:rFonts w:asciiTheme="minorHAnsi" w:hAnsiTheme="minorHAnsi" w:cstheme="minorHAnsi"/>
          <w:sz w:val="20"/>
        </w:rPr>
        <w:t xml:space="preserve"> or the negotiations with respect to the </w:t>
      </w:r>
      <w:r w:rsidR="00550279" w:rsidRPr="00BC54F2">
        <w:rPr>
          <w:rFonts w:asciiTheme="minorHAnsi" w:hAnsiTheme="minorHAnsi" w:cstheme="minorHAnsi"/>
          <w:sz w:val="20"/>
        </w:rPr>
        <w:t xml:space="preserve">Proposed </w:t>
      </w:r>
      <w:del w:author="AI Compliance Reviewer" w:date="2025-08-28T10:06:58+00:00" w:id="4">
        <w:r>
          <w:delText xml:space="preserve"> You acknowledge and agree that you shall, without prejudice to any right of the Sellers or the Company, be responsible for any breach of confidentiality under this Agreement by your Representatives (as if they had signed this Agreement). </w:delText>
        </w:r>
      </w:del>
      <w:ins w:author="AI Compliance Reviewer" w:date="2025-08-28T10:06:58+00:00" w:id="4">
        <w:r>
          <w:t xml:space="preserve">You shall take reasonable measures to ensure that your Representatives comply with the terms of this Agreement, and you shall be responsible for a breach of this Agreement by your Representatives to the extent caused by your failure to take such measures.</w:t>
        </w:r>
      </w:ins>
      <w:r w:rsidRPr="00BC54F2">
        <w:rPr>
          <w:rFonts w:asciiTheme="minorHAnsi" w:hAnsiTheme="minorHAnsi" w:cstheme="minorHAnsi"/>
          <w:sz w:val="20"/>
        </w:rPr>
        <w:t>Transaction. They shall be informed by you in advance of the confidential nature of the Information.</w:t>
      </w:r>
    </w:p>
    <w:p w14:paraId="308E7F89" w14:textId="79EE8C27"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del w:author="AI Compliance Reviewer" w:date="2025-08-28T10:06:58+00:00" w:id="2">
        <w:r>
          <w:delText xml:space="preserve">You will not and shall procure that none of your Representatives will contact or hold discussions with any director, employee, self-employed service provider, agent, supplier, customer or consultant of the Company, except for those contacts made in the ordinary course of business, unconnected with the Proposed Transaction and not involving any use or disclosure of Information.</w:delText>
        </w:r>
      </w:del>
      <w:ins w:author="AI Compliance Reviewer" w:date="2025-08-28T10:06:58+00:00" w:id="2">
        <w:r>
          <w:t xml:space="preserve">You will not and shall procure that none of your Representatives will contact or hold discussions with any director, officer or employee of the Company, except for those contacts made in the ordinary course of business, unconnected with the Proposed Transaction and not involving any use or disclosure of Information.</w:t>
        </w:r>
      </w:ins>
    </w:p>
    <w:p w14:paraId="65BF7506" w14:textId="284B58E5"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 xml:space="preserve">You will immediately notify the </w:t>
      </w:r>
      <w:r w:rsidR="00B15967" w:rsidRPr="00BC54F2">
        <w:rPr>
          <w:rFonts w:asciiTheme="minorHAnsi" w:hAnsiTheme="minorHAnsi" w:cstheme="minorHAnsi"/>
          <w:sz w:val="20"/>
        </w:rPr>
        <w:t>Co</w:t>
      </w:r>
      <w:r w:rsidR="009614EE" w:rsidRPr="00BC54F2">
        <w:rPr>
          <w:rFonts w:asciiTheme="minorHAnsi" w:hAnsiTheme="minorHAnsi" w:cstheme="minorHAnsi"/>
          <w:sz w:val="20"/>
        </w:rPr>
        <w:t>mpany</w:t>
      </w:r>
      <w:r w:rsidR="000B0EF5" w:rsidRPr="00BC54F2">
        <w:rPr>
          <w:rFonts w:asciiTheme="minorHAnsi" w:hAnsiTheme="minorHAnsi" w:cstheme="minorHAnsi"/>
          <w:sz w:val="20"/>
        </w:rPr>
        <w:t xml:space="preserve"> in writing</w:t>
      </w:r>
      <w:r w:rsidRPr="00BC54F2">
        <w:rPr>
          <w:rFonts w:asciiTheme="minorHAnsi" w:hAnsiTheme="minorHAnsi" w:cstheme="minorHAnsi"/>
          <w:sz w:val="20"/>
        </w:rPr>
        <w:t xml:space="preserve"> upon discovery of any unauthorised use or disclosure of Information or any other breach of this Agreement of which you are aware.</w:t>
      </w:r>
    </w:p>
    <w:p w14:paraId="7CF9413D" w14:textId="5C782F60"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bookmarkStart w:id="6" w:name="_DV_M15"/>
      <w:bookmarkEnd w:id="6"/>
      <w:r w:rsidRPr="00BC54F2">
        <w:rPr>
          <w:rFonts w:asciiTheme="minorHAnsi" w:hAnsiTheme="minorHAnsi" w:cstheme="minorHAnsi"/>
          <w:sz w:val="20"/>
        </w:rPr>
        <w:t xml:space="preserve">All Information shall </w:t>
      </w:r>
      <w:proofErr w:type="gramStart"/>
      <w:r w:rsidRPr="00BC54F2">
        <w:rPr>
          <w:rFonts w:asciiTheme="minorHAnsi" w:hAnsiTheme="minorHAnsi" w:cstheme="minorHAnsi"/>
          <w:sz w:val="20"/>
        </w:rPr>
        <w:t>at all times</w:t>
      </w:r>
      <w:proofErr w:type="gramEnd"/>
      <w:r w:rsidRPr="00BC54F2">
        <w:rPr>
          <w:rFonts w:asciiTheme="minorHAnsi" w:hAnsiTheme="minorHAnsi" w:cstheme="minorHAnsi"/>
          <w:sz w:val="20"/>
        </w:rPr>
        <w:t xml:space="preserve"> remain the property of the</w:t>
      </w:r>
      <w:r w:rsidR="009614EE" w:rsidRPr="00BC54F2">
        <w:rPr>
          <w:rFonts w:asciiTheme="minorHAnsi" w:hAnsiTheme="minorHAnsi" w:cstheme="minorHAnsi"/>
          <w:sz w:val="20"/>
        </w:rPr>
        <w:t xml:space="preserve"> Company</w:t>
      </w:r>
      <w:r w:rsidRPr="00BC54F2">
        <w:rPr>
          <w:rFonts w:asciiTheme="minorHAnsi" w:hAnsiTheme="minorHAnsi" w:cstheme="minorHAnsi"/>
          <w:sz w:val="20"/>
        </w:rPr>
        <w:t xml:space="preserve">. No right or license is granted to you in relation to Information or any portion thereof. You will not attempt to reverse engineer the design and function of any products or technologies of the </w:t>
      </w:r>
      <w:r w:rsidR="000B0EF5" w:rsidRPr="00BC54F2">
        <w:rPr>
          <w:rFonts w:asciiTheme="minorHAnsi" w:hAnsiTheme="minorHAnsi" w:cstheme="minorHAnsi"/>
          <w:sz w:val="20"/>
        </w:rPr>
        <w:t>Company</w:t>
      </w:r>
      <w:r w:rsidRPr="00BC54F2">
        <w:rPr>
          <w:rFonts w:asciiTheme="minorHAnsi" w:hAnsiTheme="minorHAnsi" w:cstheme="minorHAnsi"/>
          <w:sz w:val="20"/>
        </w:rPr>
        <w:t xml:space="preserve">.</w:t>
      </w:r>
    </w:p>
    <w:p w14:paraId="0148CE1B" w14:textId="0618AEB8"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The Sellers, th</w:t>
      </w:r>
      <w:r w:rsidR="000B0EF5" w:rsidRPr="00BC54F2">
        <w:rPr>
          <w:rFonts w:asciiTheme="minorHAnsi" w:hAnsiTheme="minorHAnsi" w:cstheme="minorHAnsi"/>
          <w:sz w:val="20"/>
        </w:rPr>
        <w:t>e Company</w:t>
      </w:r>
      <w:r w:rsidRPr="00BC54F2">
        <w:rPr>
          <w:rFonts w:asciiTheme="minorHAnsi" w:hAnsiTheme="minorHAnsi" w:cstheme="minorHAnsi"/>
          <w:sz w:val="20"/>
        </w:rPr>
        <w:t xml:space="preserve"> and their Representatives are under no obligation to provide you with Information, and they may at any time hereunder cease to provide you with Information. No such termination </w:t>
      </w:r>
      <w:bookmarkStart w:id="7" w:name="_DV_C3"/>
      <w:r w:rsidRPr="00BC54F2">
        <w:rPr>
          <w:rFonts w:asciiTheme="minorHAnsi" w:hAnsiTheme="minorHAnsi" w:cstheme="minorHAnsi"/>
          <w:sz w:val="20"/>
        </w:rPr>
        <w:t xml:space="preserve">of access to Information </w:t>
      </w:r>
      <w:bookmarkEnd w:id="7"/>
      <w:r w:rsidRPr="00BC54F2">
        <w:rPr>
          <w:rFonts w:asciiTheme="minorHAnsi" w:hAnsiTheme="minorHAnsi" w:cstheme="minorHAnsi"/>
          <w:sz w:val="20"/>
        </w:rPr>
        <w:t xml:space="preserve">will: (a) affect your or your Representatives’ obligations under this Agreement, all of which obligations shall continue in effect; or (b) result in any liability whatsoever (including but not limited to costs and damages) towards you or your Representatives.</w:t>
      </w:r>
    </w:p>
    <w:p w14:paraId="6117888B" w14:textId="581B822B"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You acknowledge that neither the Sellers, nor the</w:t>
      </w:r>
      <w:r w:rsidR="00B15967" w:rsidRPr="00BC54F2">
        <w:rPr>
          <w:rFonts w:asciiTheme="minorHAnsi" w:hAnsiTheme="minorHAnsi" w:cstheme="minorHAnsi"/>
          <w:sz w:val="20"/>
        </w:rPr>
        <w:t xml:space="preserve"> </w:t>
      </w:r>
      <w:r w:rsidR="000B0EF5" w:rsidRPr="00BC54F2">
        <w:rPr>
          <w:rFonts w:asciiTheme="minorHAnsi" w:hAnsiTheme="minorHAnsi" w:cstheme="minorHAnsi"/>
          <w:sz w:val="20"/>
        </w:rPr>
        <w:t xml:space="preserve">Company </w:t>
      </w:r>
      <w:r w:rsidRPr="00BC54F2">
        <w:rPr>
          <w:rFonts w:asciiTheme="minorHAnsi" w:hAnsiTheme="minorHAnsi" w:cstheme="minorHAnsi"/>
          <w:sz w:val="20"/>
        </w:rPr>
        <w:t xml:space="preserve">nor any of their Representatives make any representation or warranty as to the accuracy or completeness of the Information or any other information furnished to you </w:t>
      </w:r>
      <w:proofErr w:type="gramStart"/>
      <w:r w:rsidRPr="00BC54F2">
        <w:rPr>
          <w:rFonts w:asciiTheme="minorHAnsi" w:hAnsiTheme="minorHAnsi" w:cstheme="minorHAnsi"/>
          <w:sz w:val="20"/>
        </w:rPr>
        <w:t>in the course of</w:t>
      </w:r>
      <w:proofErr w:type="gramEnd"/>
      <w:r w:rsidRPr="00BC54F2">
        <w:rPr>
          <w:rFonts w:asciiTheme="minorHAnsi" w:hAnsiTheme="minorHAnsi" w:cstheme="minorHAnsi"/>
          <w:sz w:val="20"/>
        </w:rPr>
        <w:t xml:space="preserve"> discussions concerning the</w:t>
      </w:r>
      <w:r w:rsidR="000B0EF5"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 and that they shall have no liability in respect thereof. Furthermore, neither the Sellers, nor the </w:t>
      </w:r>
      <w:r w:rsidR="003D5CBC" w:rsidRPr="00BC54F2">
        <w:rPr>
          <w:rFonts w:asciiTheme="minorHAnsi" w:hAnsiTheme="minorHAnsi" w:cstheme="minorHAnsi"/>
          <w:sz w:val="20"/>
        </w:rPr>
        <w:t>Company</w:t>
      </w:r>
      <w:r w:rsidRPr="00BC54F2">
        <w:rPr>
          <w:rFonts w:asciiTheme="minorHAnsi" w:hAnsiTheme="minorHAnsi" w:cstheme="minorHAnsi"/>
          <w:sz w:val="20"/>
        </w:rPr>
        <w:t xml:space="preserve"> nor any of their Representatives undertake an obligation hereunder to update any Information or to provide you with access to additional Information.</w:t>
      </w:r>
    </w:p>
    <w:p w14:paraId="5EDE392D" w14:textId="080270F3"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bookmarkStart w:id="8" w:name="_Ref69969935"/>
      <w:r w:rsidRPr="00BC54F2">
        <w:rPr>
          <w:rFonts w:asciiTheme="minorHAnsi" w:hAnsiTheme="minorHAnsi" w:cstheme="minorHAnsi"/>
          <w:sz w:val="20"/>
        </w:rPr>
        <w:t xml:space="preserve">You agree that you will upon the </w:t>
      </w:r>
      <w:r w:rsidR="00B15967" w:rsidRPr="00BC54F2">
        <w:rPr>
          <w:rFonts w:asciiTheme="minorHAnsi" w:hAnsiTheme="minorHAnsi" w:cstheme="minorHAnsi"/>
          <w:sz w:val="20"/>
        </w:rPr>
        <w:t>Company’s</w:t>
      </w:r>
      <w:r w:rsidRPr="00BC54F2">
        <w:rPr>
          <w:rFonts w:asciiTheme="minorHAnsi" w:hAnsiTheme="minorHAnsi" w:cstheme="minorHAnsi"/>
          <w:sz w:val="20"/>
        </w:rPr>
        <w:t xml:space="preserve"> written request, at any time, immediately return (or cause to be returned) or, at your discretion, destroy (or cause to be destroyed), all copies of the Information in your possession and in the possession of your Representatives (including but not limited to all documents, memoranda, notes and other writings -regardless of the medium used- and any other recordings or duplications thereof (including all copies, extracts or other reproductions) prepared by or on behalf of you that reproduce or incorporate portions of information contained in the Information). At the </w:t>
      </w:r>
      <w:r w:rsidR="00B15967" w:rsidRPr="00BC54F2">
        <w:rPr>
          <w:rFonts w:asciiTheme="minorHAnsi" w:hAnsiTheme="minorHAnsi" w:cstheme="minorHAnsi"/>
          <w:sz w:val="20"/>
        </w:rPr>
        <w:t>Company’s</w:t>
      </w:r>
      <w:r w:rsidRPr="00BC54F2">
        <w:rPr>
          <w:rFonts w:asciiTheme="minorHAnsi" w:hAnsiTheme="minorHAnsi" w:cstheme="minorHAnsi"/>
          <w:sz w:val="20"/>
        </w:rPr>
        <w:t xml:space="preserve"> request, you will provide written certification of your compliance with this section </w:t>
      </w:r>
      <w:r w:rsidRPr="00BC54F2">
        <w:rPr>
          <w:rFonts w:asciiTheme="minorHAnsi" w:hAnsiTheme="minorHAnsi" w:cstheme="minorHAnsi"/>
          <w:sz w:val="20"/>
        </w:rPr>
        <w:fldChar w:fldCharType="begin"/>
      </w:r>
      <w:r w:rsidRPr="00BC54F2">
        <w:rPr>
          <w:rFonts w:asciiTheme="minorHAnsi" w:hAnsiTheme="minorHAnsi" w:cstheme="minorHAnsi"/>
          <w:sz w:val="20"/>
        </w:rPr>
        <w:instrText xml:space="preserve"> REF _Ref69969935 \r \h </w:instrText>
      </w:r>
      <w:r w:rsidR="00BC78AB" w:rsidRPr="00BC54F2">
        <w:rPr>
          <w:rFonts w:asciiTheme="minorHAnsi" w:hAnsiTheme="minorHAnsi" w:cstheme="minorHAnsi"/>
          <w:sz w:val="20"/>
        </w:rPr>
        <w:instrText xml:space="preserve"> \* MERGEFORMAT </w:instrText>
      </w:r>
      <w:r w:rsidRPr="00BC54F2">
        <w:rPr>
          <w:rFonts w:asciiTheme="minorHAnsi" w:hAnsiTheme="minorHAnsi" w:cstheme="minorHAnsi"/>
          <w:sz w:val="20"/>
        </w:rPr>
      </w:r>
      <w:r w:rsidRPr="00BC54F2">
        <w:rPr>
          <w:rFonts w:asciiTheme="minorHAnsi" w:hAnsiTheme="minorHAnsi" w:cstheme="minorHAnsi"/>
          <w:sz w:val="20"/>
        </w:rPr>
        <w:fldChar w:fldCharType="separate"/>
      </w:r>
      <w:r w:rsidR="00591460">
        <w:rPr>
          <w:rFonts w:asciiTheme="minorHAnsi" w:hAnsiTheme="minorHAnsi" w:cstheme="minorHAnsi"/>
          <w:sz w:val="20"/>
        </w:rPr>
        <w:t>8</w:t>
      </w:r>
      <w:r w:rsidRPr="00BC54F2">
        <w:rPr>
          <w:rFonts w:asciiTheme="minorHAnsi" w:hAnsiTheme="minorHAnsi" w:cstheme="minorHAnsi"/>
          <w:sz w:val="20"/>
        </w:rPr>
        <w:fldChar w:fldCharType="end"/>
      </w:r>
      <w:r w:rsidRPr="00BC54F2">
        <w:rPr>
          <w:rFonts w:asciiTheme="minorHAnsi" w:hAnsiTheme="minorHAnsi" w:cstheme="minorHAnsi"/>
          <w:sz w:val="20"/>
        </w:rPr>
        <w:t xml:space="preserve">. An exception is made under this section </w:t>
      </w:r>
      <w:r w:rsidRPr="00BC54F2">
        <w:rPr>
          <w:rFonts w:asciiTheme="minorHAnsi" w:hAnsiTheme="minorHAnsi" w:cstheme="minorHAnsi"/>
          <w:sz w:val="20"/>
        </w:rPr>
        <w:fldChar w:fldCharType="begin"/>
      </w:r>
      <w:r w:rsidRPr="00BC54F2">
        <w:rPr>
          <w:rFonts w:asciiTheme="minorHAnsi" w:hAnsiTheme="minorHAnsi" w:cstheme="minorHAnsi"/>
          <w:sz w:val="20"/>
        </w:rPr>
        <w:instrText xml:space="preserve"> REF _Ref69969935 \r \h </w:instrText>
      </w:r>
      <w:r w:rsidR="00BC78AB" w:rsidRPr="00BC54F2">
        <w:rPr>
          <w:rFonts w:asciiTheme="minorHAnsi" w:hAnsiTheme="minorHAnsi" w:cstheme="minorHAnsi"/>
          <w:sz w:val="20"/>
        </w:rPr>
        <w:instrText xml:space="preserve"> \* MERGEFORMAT </w:instrText>
      </w:r>
      <w:r w:rsidRPr="00BC54F2">
        <w:rPr>
          <w:rFonts w:asciiTheme="minorHAnsi" w:hAnsiTheme="minorHAnsi" w:cstheme="minorHAnsi"/>
          <w:sz w:val="20"/>
        </w:rPr>
      </w:r>
      <w:r w:rsidRPr="00BC54F2">
        <w:rPr>
          <w:rFonts w:asciiTheme="minorHAnsi" w:hAnsiTheme="minorHAnsi" w:cstheme="minorHAnsi"/>
          <w:sz w:val="20"/>
        </w:rPr>
        <w:fldChar w:fldCharType="separate"/>
      </w:r>
      <w:r w:rsidR="00591460">
        <w:rPr>
          <w:rFonts w:asciiTheme="minorHAnsi" w:hAnsiTheme="minorHAnsi" w:cstheme="minorHAnsi"/>
          <w:sz w:val="20"/>
        </w:rPr>
        <w:t>8</w:t>
      </w:r>
      <w:r w:rsidRPr="00BC54F2">
        <w:rPr>
          <w:rFonts w:asciiTheme="minorHAnsi" w:hAnsiTheme="minorHAnsi" w:cstheme="minorHAnsi"/>
          <w:sz w:val="20"/>
        </w:rPr>
        <w:fldChar w:fldCharType="end"/>
      </w:r>
      <w:r w:rsidRPr="00BC54F2">
        <w:rPr>
          <w:rFonts w:asciiTheme="minorHAnsi" w:hAnsiTheme="minorHAnsi" w:cstheme="minorHAnsi"/>
          <w:sz w:val="20"/>
        </w:rPr>
        <w:t xml:space="preserve"> for that part of the Information which you or your Representatives are required by law or regulation to retain. Such part of the Information may be retained by you and/or your Representatives, be it only for such </w:t>
      </w:r>
      <w:proofErr w:type="gramStart"/>
      <w:r w:rsidRPr="00BC54F2">
        <w:rPr>
          <w:rFonts w:asciiTheme="minorHAnsi" w:hAnsiTheme="minorHAnsi" w:cstheme="minorHAnsi"/>
          <w:sz w:val="20"/>
        </w:rPr>
        <w:t>period of time</w:t>
      </w:r>
      <w:proofErr w:type="gramEnd"/>
      <w:r w:rsidRPr="00BC54F2">
        <w:rPr>
          <w:rFonts w:asciiTheme="minorHAnsi" w:hAnsiTheme="minorHAnsi" w:cstheme="minorHAnsi"/>
          <w:sz w:val="20"/>
        </w:rPr>
        <w:t xml:space="preserve"> as required by applicable law or regulation, provided that the Information so retained will remain subject to the other terms and conditions of this Agreement.</w:t>
      </w:r>
      <w:bookmarkEnd w:id="8"/>
    </w:p>
    <w:p w14:paraId="0E44623F" w14:textId="76BB1B8B"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del w:author="AI Compliance Reviewer" w:date="2025-08-28T10:06:58+00:00" w:id="5">
        <w:r>
          <w:delText xml:space="preserve">The term Information shall not include such portions of Information which you can show: (a) are or become generally available to the public other than as a result of a disclosure or other default by you or by your Representatives; (b) are lawfully in your possession or become available to you from a source, other than the Company or the Sellers or any of their Representatives, which is not prohibited from disclosing such portions to you by a contractual, legal or fiduciary obligation; or (c) is independently developed by you without violating this Agreement.</w:delText>
        </w:r>
      </w:del>
      <w:ins w:author="AI Compliance Reviewer" w:date="2025-08-28T10:06:58+00:00" w:id="5">
        <w:r>
          <w:t xml:space="preserve">The term Information shall not include such portions of Information which you can show: (a) are or become generally available to the public other than as a result of a disclosure or other default by you or by your Representatives; (b) are lawfully in your possession or become available to you from a source, other than the Company or the Sellers or any of their Representatives, which is not prohibited from disclosing such portions to you by a contractual, legal or fiduciary obligation; (c) is independently developed by you without violating this Agreement; or (d) has been approved for release by the prior written consent of the Company.</w:t>
        </w:r>
      </w:ins>
      <w:r w:rsidRPr="00BC54F2">
        <w:rPr>
          <w:rFonts w:asciiTheme="minorHAnsi" w:hAnsiTheme="minorHAnsi" w:cstheme="minorHAnsi"/>
          <w:sz w:val="20"/>
        </w:rPr>
        <w:lastRenderedPageBreak/>
        <w:t xml:space="preserve"/>
      </w:r>
    </w:p>
    <w:p w14:paraId="7079B7C4" w14:textId="0E1A3899"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bookmarkStart w:id="9" w:name="_DV_M18"/>
      <w:bookmarkStart w:id="10" w:name="_DV_M21"/>
      <w:bookmarkStart w:id="11" w:name="_DV_M22"/>
      <w:bookmarkStart w:id="12" w:name="_DV_M23"/>
      <w:bookmarkStart w:id="13" w:name="_DV_M24"/>
      <w:bookmarkEnd w:id="9"/>
      <w:bookmarkEnd w:id="10"/>
      <w:bookmarkEnd w:id="11"/>
      <w:bookmarkEnd w:id="12"/>
      <w:bookmarkEnd w:id="13"/>
      <w:r w:rsidRPr="00BC54F2">
        <w:rPr>
          <w:rFonts w:asciiTheme="minorHAnsi" w:hAnsiTheme="minorHAnsi" w:cstheme="minorHAnsi"/>
          <w:sz w:val="20"/>
        </w:rPr>
        <w:t xml:space="preserve">In the event that you or anyone to whom you transmit Information pursuant to this Agreement becomes legally compelled to disclose any of the Information by law or by any court or arbitral tribunal of competent jurisdiction, or any regulatory authority, you agree: (a) to inform immediately the </w:t>
      </w:r>
      <w:r w:rsidR="00B15967" w:rsidRPr="00BC54F2">
        <w:rPr>
          <w:rFonts w:asciiTheme="minorHAnsi" w:hAnsiTheme="minorHAnsi" w:cstheme="minorHAnsi"/>
          <w:sz w:val="20"/>
        </w:rPr>
        <w:t>Company</w:t>
      </w:r>
      <w:r w:rsidRPr="00BC54F2">
        <w:rPr>
          <w:rFonts w:asciiTheme="minorHAnsi" w:hAnsiTheme="minorHAnsi" w:cstheme="minorHAnsi"/>
          <w:sz w:val="20"/>
        </w:rPr>
        <w:t xml:space="preserve"> thereof</w:t>
      </w:r>
      <w:r w:rsidR="002D0999" w:rsidRPr="00BC54F2">
        <w:rPr>
          <w:rFonts w:asciiTheme="minorHAnsi" w:hAnsiTheme="minorHAnsi" w:cstheme="minorHAnsi"/>
          <w:sz w:val="20"/>
        </w:rPr>
        <w:t xml:space="preserve"> in writing</w:t>
      </w:r>
      <w:r w:rsidRPr="00BC54F2">
        <w:rPr>
          <w:rFonts w:asciiTheme="minorHAnsi" w:hAnsiTheme="minorHAnsi" w:cstheme="minorHAnsi"/>
          <w:sz w:val="20"/>
        </w:rPr>
        <w:t xml:space="preserve"> so that the </w:t>
      </w:r>
      <w:r w:rsidR="00B15967" w:rsidRPr="00BC54F2">
        <w:rPr>
          <w:rFonts w:asciiTheme="minorHAnsi" w:hAnsiTheme="minorHAnsi" w:cstheme="minorHAnsi"/>
          <w:sz w:val="20"/>
        </w:rPr>
        <w:t>Company</w:t>
      </w:r>
      <w:r w:rsidRPr="00BC54F2">
        <w:rPr>
          <w:rFonts w:asciiTheme="minorHAnsi" w:hAnsiTheme="minorHAnsi" w:cstheme="minorHAnsi"/>
          <w:sz w:val="20"/>
        </w:rPr>
        <w:t xml:space="preserve"> may seek a protective order or other appropriate remedy; and (b) in the event that such protective order or other remedy is not obtained, to disclose only that part of the Information, which is legally required to be disclosed.</w:t>
      </w:r>
    </w:p>
    <w:p w14:paraId="088BD2D7" w14:textId="476E203D"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 xml:space="preserve">You understand and acknowledge that neither your access to nor your receipt of Information, nor any other communication with the Sellers, the </w:t>
      </w:r>
      <w:r w:rsidR="002D0999" w:rsidRPr="00BC54F2">
        <w:rPr>
          <w:rFonts w:asciiTheme="minorHAnsi" w:hAnsiTheme="minorHAnsi" w:cstheme="minorHAnsi"/>
          <w:sz w:val="20"/>
        </w:rPr>
        <w:t xml:space="preserve">Company </w:t>
      </w:r>
      <w:r w:rsidRPr="00BC54F2">
        <w:rPr>
          <w:rFonts w:asciiTheme="minorHAnsi" w:hAnsiTheme="minorHAnsi" w:cstheme="minorHAnsi"/>
          <w:sz w:val="20"/>
        </w:rPr>
        <w:t xml:space="preserve">or their respective Representatives, constitutes an offer or an invitation to offer </w:t>
      </w:r>
      <w:proofErr w:type="gramStart"/>
      <w:r w:rsidRPr="00BC54F2">
        <w:rPr>
          <w:rFonts w:asciiTheme="minorHAnsi" w:hAnsiTheme="minorHAnsi" w:cstheme="minorHAnsi"/>
          <w:sz w:val="20"/>
        </w:rPr>
        <w:t>with regard to</w:t>
      </w:r>
      <w:proofErr w:type="gramEnd"/>
      <w:r w:rsidRPr="00BC54F2">
        <w:rPr>
          <w:rFonts w:asciiTheme="minorHAnsi" w:hAnsiTheme="minorHAnsi" w:cstheme="minorHAnsi"/>
          <w:sz w:val="20"/>
        </w:rPr>
        <w:t xml:space="preserve"> the</w:t>
      </w:r>
      <w:r w:rsidR="002D0999"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 or any other form of commitment on the part of the Sellers or the </w:t>
      </w:r>
      <w:r w:rsidR="002D0999" w:rsidRPr="00BC54F2">
        <w:rPr>
          <w:rFonts w:asciiTheme="minorHAnsi" w:hAnsiTheme="minorHAnsi" w:cstheme="minorHAnsi"/>
          <w:sz w:val="20"/>
        </w:rPr>
        <w:t>Company</w:t>
      </w:r>
      <w:r w:rsidRPr="00BC54F2">
        <w:rPr>
          <w:rFonts w:asciiTheme="minorHAnsi" w:hAnsiTheme="minorHAnsi" w:cstheme="minorHAnsi"/>
          <w:sz w:val="20"/>
        </w:rPr>
        <w:t>.</w:t>
      </w:r>
    </w:p>
    <w:p w14:paraId="772446A9" w14:textId="3CAD0A88" w:rsidR="003D65F6" w:rsidRPr="00BC54F2" w:rsidRDefault="003D65F6" w:rsidP="00BE03C9">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 xml:space="preserve">It is understood that the Sellers and the </w:t>
      </w:r>
      <w:r w:rsidR="002D0999" w:rsidRPr="00BC54F2">
        <w:rPr>
          <w:rFonts w:asciiTheme="minorHAnsi" w:hAnsiTheme="minorHAnsi" w:cstheme="minorHAnsi"/>
          <w:sz w:val="20"/>
        </w:rPr>
        <w:t xml:space="preserve">Company </w:t>
      </w:r>
      <w:r w:rsidRPr="00BC54F2">
        <w:rPr>
          <w:rFonts w:asciiTheme="minorHAnsi" w:hAnsiTheme="minorHAnsi" w:cstheme="minorHAnsi"/>
          <w:sz w:val="20"/>
        </w:rPr>
        <w:t xml:space="preserve">shall be free hereunder to conduct any process with respect to the </w:t>
      </w:r>
      <w:r w:rsidR="002D0999" w:rsidRPr="00BC54F2">
        <w:rPr>
          <w:rFonts w:asciiTheme="minorHAnsi" w:hAnsiTheme="minorHAnsi" w:cstheme="minorHAnsi"/>
          <w:sz w:val="20"/>
        </w:rPr>
        <w:t xml:space="preserve">Proposed </w:t>
      </w:r>
      <w:r w:rsidRPr="00BC54F2">
        <w:rPr>
          <w:rFonts w:asciiTheme="minorHAnsi" w:hAnsiTheme="minorHAnsi" w:cstheme="minorHAnsi"/>
          <w:sz w:val="20"/>
        </w:rPr>
        <w:t xml:space="preserve">Transaction with a third party, as the Sellers and </w:t>
      </w:r>
      <w:r w:rsidR="00B15967" w:rsidRPr="00BC54F2">
        <w:rPr>
          <w:rFonts w:asciiTheme="minorHAnsi" w:hAnsiTheme="minorHAnsi" w:cstheme="minorHAnsi"/>
          <w:sz w:val="20"/>
        </w:rPr>
        <w:t xml:space="preserve">the </w:t>
      </w:r>
      <w:r w:rsidR="002D0999" w:rsidRPr="00BC54F2">
        <w:rPr>
          <w:rFonts w:asciiTheme="minorHAnsi" w:hAnsiTheme="minorHAnsi" w:cstheme="minorHAnsi"/>
          <w:sz w:val="20"/>
        </w:rPr>
        <w:t xml:space="preserve">Company </w:t>
      </w:r>
      <w:r w:rsidRPr="00BC54F2">
        <w:rPr>
          <w:rFonts w:asciiTheme="minorHAnsi" w:hAnsiTheme="minorHAnsi" w:cstheme="minorHAnsi"/>
          <w:sz w:val="20"/>
        </w:rPr>
        <w:t xml:space="preserve">in their sole discretion shall determine, including by negotiating or entering into agreements with any party without prior notice to you. The Sellers, </w:t>
      </w:r>
      <w:proofErr w:type="gramStart"/>
      <w:r w:rsidRPr="00BC54F2">
        <w:rPr>
          <w:rFonts w:asciiTheme="minorHAnsi" w:hAnsiTheme="minorHAnsi" w:cstheme="minorHAnsi"/>
          <w:sz w:val="20"/>
        </w:rPr>
        <w:t xml:space="preserve">the</w:t>
      </w:r>
      <w:r w:rsidR="00416E40" w:rsidRPr="00BC54F2">
        <w:rPr>
          <w:rFonts w:asciiTheme="minorHAnsi" w:hAnsiTheme="minorHAnsi" w:cstheme="minorHAnsi"/>
          <w:sz w:val="20"/>
        </w:rPr>
        <w:t xml:space="preserve"> Company</w:t>
      </w:r>
      <w:proofErr w:type="gramEnd"/>
      <w:r w:rsidR="00416E40" w:rsidRPr="00BC54F2">
        <w:rPr>
          <w:rFonts w:asciiTheme="minorHAnsi" w:hAnsiTheme="minorHAnsi" w:cstheme="minorHAnsi"/>
          <w:sz w:val="20"/>
        </w:rPr>
        <w:t xml:space="preserve"> </w:t>
      </w:r>
      <w:r w:rsidRPr="00BC54F2">
        <w:rPr>
          <w:rFonts w:asciiTheme="minorHAnsi" w:hAnsiTheme="minorHAnsi" w:cstheme="minorHAnsi"/>
          <w:sz w:val="20"/>
        </w:rPr>
        <w:t xml:space="preserve">and/or their respective Representatives may at any time change the procedures in respect of the discussions concerning </w:t>
      </w:r>
      <w:r w:rsidR="00416E40" w:rsidRPr="00BC54F2">
        <w:rPr>
          <w:rFonts w:asciiTheme="minorHAnsi" w:hAnsiTheme="minorHAnsi" w:cstheme="minorHAnsi"/>
          <w:sz w:val="20"/>
        </w:rPr>
        <w:t>the Proposed</w:t>
      </w:r>
      <w:r w:rsidRPr="00BC54F2">
        <w:rPr>
          <w:rFonts w:asciiTheme="minorHAnsi" w:hAnsiTheme="minorHAnsi" w:cstheme="minorHAnsi"/>
          <w:sz w:val="20"/>
        </w:rPr>
        <w:t xml:space="preserve"> Transaction, and/or terminate their discussions with you concerning the</w:t>
      </w:r>
      <w:r w:rsidR="00416E40" w:rsidRPr="00BC54F2">
        <w:rPr>
          <w:rFonts w:asciiTheme="minorHAnsi" w:hAnsiTheme="minorHAnsi" w:cstheme="minorHAnsi"/>
          <w:sz w:val="20"/>
        </w:rPr>
        <w:t xml:space="preserve"> Potential</w:t>
      </w:r>
      <w:r w:rsidRPr="00BC54F2">
        <w:rPr>
          <w:rFonts w:asciiTheme="minorHAnsi" w:hAnsiTheme="minorHAnsi" w:cstheme="minorHAnsi"/>
          <w:sz w:val="20"/>
        </w:rPr>
        <w:t xml:space="preserve"> Transaction, without any liability whatsoever towards you or your Representatives. The Sellers and </w:t>
      </w:r>
      <w:r w:rsidR="00416E40" w:rsidRPr="00BC54F2">
        <w:rPr>
          <w:rFonts w:asciiTheme="minorHAnsi" w:hAnsiTheme="minorHAnsi" w:cstheme="minorHAnsi"/>
          <w:sz w:val="20"/>
        </w:rPr>
        <w:t xml:space="preserve">the Company </w:t>
      </w:r>
      <w:r w:rsidRPr="00BC54F2">
        <w:rPr>
          <w:rFonts w:asciiTheme="minorHAnsi" w:hAnsiTheme="minorHAnsi" w:cstheme="minorHAnsi"/>
          <w:sz w:val="20"/>
        </w:rPr>
        <w:t>shall be under no legal obligation with respect to the</w:t>
      </w:r>
      <w:r w:rsidR="00416E40"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 other than the obligations set forth in this Agreement, until a definitive agreement relating to the</w:t>
      </w:r>
      <w:r w:rsidR="00416E40"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 has been executed.</w:t>
      </w:r>
    </w:p>
    <w:p w14:paraId="45B7C950" w14:textId="57C5F261"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bookmarkStart w:id="14" w:name="_DV_M29"/>
      <w:bookmarkStart w:id="15" w:name="_DV_M32"/>
      <w:bookmarkEnd w:id="14"/>
      <w:bookmarkEnd w:id="15"/>
      <w:del w:author="AI Compliance Reviewer" w:date="2025-08-28T10:06:58+00:00" w:id="1">
        <w:r>
          <w:delText xml:space="preserve">You confirm that you are acting as principal and not as an agent or as part of a syndicate and that you will notify the Company in the event that you commence to work with any other potential investor in connection with the Proposed Transaction.</w:delText>
        </w:r>
      </w:del>
      <w:ins w:author="AI Compliance Reviewer" w:date="2025-08-28T10:06:58+00:00" w:id="1">
        <w:r>
          <w:t xml:space="preserve">You confirm that you are acting as principal, whether individually or as part of a syndicate, and that you will promptly notify the Company in writing in the event that you commence to work with any other potential investor in connection with the Proposed Transaction.</w:t>
        </w:r>
      </w:ins>
      <w:proofErr w:type="gramStart"/>
      <w:proofErr w:type="gramEnd"/>
    </w:p>
    <w:p w14:paraId="36B2EF16" w14:textId="10993052"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bookmarkStart w:id="16" w:name="_DV_M33"/>
      <w:bookmarkStart w:id="17" w:name="_DV_M34"/>
      <w:bookmarkStart w:id="18" w:name="_DV_M40"/>
      <w:bookmarkStart w:id="19" w:name="_DV_M41"/>
      <w:bookmarkStart w:id="20" w:name="_DV_M46"/>
      <w:bookmarkEnd w:id="16"/>
      <w:bookmarkEnd w:id="17"/>
      <w:bookmarkEnd w:id="18"/>
      <w:bookmarkEnd w:id="19"/>
      <w:bookmarkEnd w:id="20"/>
      <w:r w:rsidRPr="00BC54F2">
        <w:rPr>
          <w:rFonts w:asciiTheme="minorHAnsi" w:hAnsiTheme="minorHAnsi" w:cstheme="minorHAnsi"/>
          <w:sz w:val="20"/>
        </w:rPr>
        <w:t xml:space="preserve">No failure or delay by the Sellers, </w:t>
      </w:r>
      <w:r w:rsidR="00B15967" w:rsidRPr="00BC54F2">
        <w:rPr>
          <w:rFonts w:asciiTheme="minorHAnsi" w:hAnsiTheme="minorHAnsi" w:cstheme="minorHAnsi"/>
          <w:sz w:val="20"/>
        </w:rPr>
        <w:t xml:space="preserve">the </w:t>
      </w:r>
      <w:r w:rsidR="00416E40" w:rsidRPr="00BC54F2">
        <w:rPr>
          <w:rFonts w:asciiTheme="minorHAnsi" w:hAnsiTheme="minorHAnsi" w:cstheme="minorHAnsi"/>
          <w:sz w:val="20"/>
        </w:rPr>
        <w:t xml:space="preserve">Company </w:t>
      </w:r>
      <w:r w:rsidRPr="00BC54F2">
        <w:rPr>
          <w:rFonts w:asciiTheme="minorHAnsi" w:hAnsiTheme="minorHAnsi" w:cstheme="minorHAnsi"/>
          <w:sz w:val="20"/>
        </w:rPr>
        <w:t>or their respective Representatives in exercising any right, power or privilege hereunder shall operate as a waiver thereof, nor shall any single or partial exercise thereof preclude any other or further exercise thereof.</w:t>
      </w:r>
    </w:p>
    <w:p w14:paraId="098ADD7C" w14:textId="3FE5B2C7"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Until the earliest of (a) the c</w:t>
      </w:r>
      <w:r w:rsidR="00416E40" w:rsidRPr="00BC54F2">
        <w:rPr>
          <w:rFonts w:asciiTheme="minorHAnsi" w:hAnsiTheme="minorHAnsi" w:cstheme="minorHAnsi"/>
          <w:sz w:val="20"/>
        </w:rPr>
        <w:t>ompletion</w:t>
      </w:r>
      <w:r w:rsidRPr="00BC54F2">
        <w:rPr>
          <w:rFonts w:asciiTheme="minorHAnsi" w:hAnsiTheme="minorHAnsi" w:cstheme="minorHAnsi"/>
          <w:sz w:val="20"/>
        </w:rPr>
        <w:t xml:space="preserve"> of the</w:t>
      </w:r>
      <w:r w:rsidR="00416E40" w:rsidRPr="00BC54F2">
        <w:rPr>
          <w:rFonts w:asciiTheme="minorHAnsi" w:hAnsiTheme="minorHAnsi" w:cstheme="minorHAnsi"/>
          <w:sz w:val="20"/>
        </w:rPr>
        <w:t xml:space="preserve"> Proposed</w:t>
      </w:r>
      <w:r w:rsidRPr="00BC54F2">
        <w:rPr>
          <w:rFonts w:asciiTheme="minorHAnsi" w:hAnsiTheme="minorHAnsi" w:cstheme="minorHAnsi"/>
          <w:sz w:val="20"/>
        </w:rPr>
        <w:t xml:space="preserve"> Transaction with you, or (b) the expiration of a period </w:t>
      </w:r>
      <w:r w:rsidRPr="0066050E">
        <w:rPr>
          <w:rFonts w:asciiTheme="minorHAnsi" w:hAnsiTheme="minorHAnsi" w:cstheme="minorHAnsi"/>
          <w:sz w:val="20"/>
        </w:rPr>
        <w:t xml:space="preserve">of </w:t>
      </w:r>
      <w:r w:rsidR="00BE03C9" w:rsidRPr="0066050E">
        <w:rPr>
          <w:rFonts w:asciiTheme="minorHAnsi" w:hAnsiTheme="minorHAnsi" w:cstheme="minorHAnsi"/>
          <w:sz w:val="20"/>
        </w:rPr>
        <w:t>[</w:t>
      </w:r>
      <w:r w:rsidR="005C76EA" w:rsidRPr="0066050E">
        <w:rPr>
          <w:rFonts w:asciiTheme="minorHAnsi" w:hAnsiTheme="minorHAnsi" w:cstheme="minorHAnsi"/>
          <w:sz w:val="20"/>
        </w:rPr>
        <w:t>24</w:t>
      </w:r>
      <w:r w:rsidR="00BE03C9" w:rsidRPr="0066050E">
        <w:rPr>
          <w:rFonts w:asciiTheme="minorHAnsi" w:hAnsiTheme="minorHAnsi" w:cstheme="minorHAnsi"/>
          <w:sz w:val="20"/>
        </w:rPr>
        <w:t>]</w:t>
      </w:r>
      <w:r w:rsidRPr="00BC54F2">
        <w:rPr>
          <w:rFonts w:asciiTheme="minorHAnsi" w:hAnsiTheme="minorHAnsi" w:cstheme="minorHAnsi"/>
          <w:sz w:val="20"/>
        </w:rPr>
        <w:t xml:space="preserve"> months from the date of </w:t>
      </w:r>
      <w:r w:rsidR="00594359">
        <w:rPr>
          <w:rFonts w:asciiTheme="minorHAnsi" w:hAnsiTheme="minorHAnsi" w:cstheme="minorHAnsi"/>
          <w:sz w:val="20"/>
        </w:rPr>
        <w:t>this</w:t>
      </w:r>
      <w:r w:rsidRPr="00BC54F2">
        <w:rPr>
          <w:rFonts w:asciiTheme="minorHAnsi" w:hAnsiTheme="minorHAnsi" w:cstheme="minorHAnsi"/>
          <w:sz w:val="20"/>
        </w:rPr>
        <w:t xml:space="preserve"> Agreement</w:t>
      </w:r>
      <w:r w:rsidR="004E578B">
        <w:rPr>
          <w:rFonts w:asciiTheme="minorHAnsi" w:hAnsiTheme="minorHAnsi" w:cstheme="minorHAnsi"/>
          <w:sz w:val="20"/>
        </w:rPr>
        <w:t xml:space="preserve"> (the "</w:t>
      </w:r>
      <w:r w:rsidR="004E578B" w:rsidRPr="00850BF3">
        <w:rPr>
          <w:rFonts w:asciiTheme="minorHAnsi" w:hAnsiTheme="minorHAnsi" w:cstheme="minorHAnsi"/>
          <w:b/>
          <w:bCs/>
          <w:sz w:val="20"/>
        </w:rPr>
        <w:t>Non</w:t>
      </w:r>
      <w:r w:rsidR="001C567E" w:rsidRPr="00850BF3">
        <w:rPr>
          <w:rFonts w:asciiTheme="minorHAnsi" w:hAnsiTheme="minorHAnsi" w:cstheme="minorHAnsi"/>
          <w:b/>
          <w:bCs/>
          <w:sz w:val="20"/>
        </w:rPr>
        <w:t>-Solicitation Period</w:t>
      </w:r>
      <w:r w:rsidR="001C567E">
        <w:rPr>
          <w:rFonts w:asciiTheme="minorHAnsi" w:hAnsiTheme="minorHAnsi" w:cstheme="minorHAnsi"/>
          <w:sz w:val="20"/>
        </w:rPr>
        <w:t>”)</w:t>
      </w:r>
      <w:r w:rsidRPr="00BC54F2">
        <w:rPr>
          <w:rFonts w:asciiTheme="minorHAnsi" w:hAnsiTheme="minorHAnsi" w:cstheme="minorHAnsi"/>
          <w:sz w:val="20"/>
        </w:rPr>
        <w:t>, you shall not, directly or indirectly</w:t>
      </w:r>
      <w:r w:rsidR="00BE03C9" w:rsidRPr="00BC54F2">
        <w:rPr>
          <w:rFonts w:asciiTheme="minorHAnsi" w:hAnsiTheme="minorHAnsi" w:cstheme="minorHAnsi"/>
          <w:sz w:val="20"/>
        </w:rPr>
        <w:t>, alone or together with any other persons</w:t>
      </w:r>
      <w:r w:rsidR="002F2794" w:rsidRPr="00BC54F2">
        <w:rPr>
          <w:rFonts w:asciiTheme="minorHAnsi" w:hAnsiTheme="minorHAnsi" w:cstheme="minorHAnsi"/>
          <w:sz w:val="20"/>
        </w:rPr>
        <w:t xml:space="preserve"> or Affiliates</w:t>
      </w:r>
      <w:r w:rsidR="00BE03C9" w:rsidRPr="00BC54F2">
        <w:rPr>
          <w:rFonts w:asciiTheme="minorHAnsi" w:hAnsiTheme="minorHAnsi" w:cstheme="minorHAnsi"/>
          <w:sz w:val="20"/>
        </w:rPr>
        <w:t xml:space="preserve">, on </w:t>
      </w:r>
      <w:r w:rsidR="002F2794" w:rsidRPr="00BC54F2">
        <w:rPr>
          <w:rFonts w:asciiTheme="minorHAnsi" w:hAnsiTheme="minorHAnsi" w:cstheme="minorHAnsi"/>
          <w:sz w:val="20"/>
        </w:rPr>
        <w:t>your</w:t>
      </w:r>
      <w:r w:rsidR="00BE03C9" w:rsidRPr="00BC54F2">
        <w:rPr>
          <w:rFonts w:asciiTheme="minorHAnsi" w:hAnsiTheme="minorHAnsi" w:cstheme="minorHAnsi"/>
          <w:sz w:val="20"/>
        </w:rPr>
        <w:t xml:space="preserve"> own account or in conjunction with, through or on behalf of any persons, agents, intermediaries, joint ventures or alliances, whether as manager, director, shareholder, consultant, subcontractor, employee or in any other capacity: hire, employ, solicit the employment or </w:t>
      </w:r>
      <w:r w:rsidR="009A0D1D" w:rsidRPr="00BC54F2">
        <w:rPr>
          <w:rFonts w:asciiTheme="minorHAnsi" w:hAnsiTheme="minorHAnsi" w:cstheme="minorHAnsi"/>
          <w:sz w:val="20"/>
        </w:rPr>
        <w:t>endeavour</w:t>
      </w:r>
      <w:r w:rsidR="00BE03C9" w:rsidRPr="00BC54F2">
        <w:rPr>
          <w:rFonts w:asciiTheme="minorHAnsi" w:hAnsiTheme="minorHAnsi" w:cstheme="minorHAnsi"/>
          <w:sz w:val="20"/>
        </w:rPr>
        <w:t xml:space="preserve"> to solicit or entice away from or discourage from being employed or hired by the Company, </w:t>
      </w:r>
      <w:r w:rsidR="004F56AF">
        <w:rPr>
          <w:rFonts w:asciiTheme="minorHAnsi" w:hAnsiTheme="minorHAnsi" w:cstheme="minorHAnsi"/>
          <w:sz w:val="20"/>
        </w:rPr>
        <w:t xml:space="preserve">at any time during the Non-Solicitation Period, </w:t>
      </w:r>
      <w:r w:rsidR="004E578B">
        <w:rPr>
          <w:rFonts w:asciiTheme="minorHAnsi" w:hAnsiTheme="minorHAnsi" w:cstheme="minorHAnsi"/>
          <w:sz w:val="20"/>
        </w:rPr>
        <w:t>(</w:t>
      </w:r>
      <w:proofErr w:type="spellStart"/>
      <w:r w:rsidR="004E578B">
        <w:rPr>
          <w:rFonts w:asciiTheme="minorHAnsi" w:hAnsiTheme="minorHAnsi" w:cstheme="minorHAnsi"/>
          <w:sz w:val="20"/>
        </w:rPr>
        <w:t>i</w:t>
      </w:r>
      <w:proofErr w:type="spellEnd"/>
      <w:r w:rsidR="004E578B">
        <w:rPr>
          <w:rFonts w:asciiTheme="minorHAnsi" w:hAnsiTheme="minorHAnsi" w:cstheme="minorHAnsi"/>
          <w:sz w:val="20"/>
        </w:rPr>
        <w:t xml:space="preserve">) </w:t>
      </w:r>
      <w:r w:rsidR="00BE03C9" w:rsidRPr="00BC54F2">
        <w:rPr>
          <w:rFonts w:asciiTheme="minorHAnsi" w:hAnsiTheme="minorHAnsi" w:cstheme="minorHAnsi"/>
          <w:sz w:val="20"/>
        </w:rPr>
        <w:t xml:space="preserve">any person who </w:t>
      </w:r>
      <w:r w:rsidR="00373395" w:rsidRPr="00BC54F2">
        <w:rPr>
          <w:rFonts w:asciiTheme="minorHAnsi" w:hAnsiTheme="minorHAnsi" w:cstheme="minorHAnsi"/>
          <w:sz w:val="20"/>
        </w:rPr>
        <w:t>is</w:t>
      </w:r>
      <w:r w:rsidR="00E03BC6">
        <w:rPr>
          <w:rFonts w:asciiTheme="minorHAnsi" w:hAnsiTheme="minorHAnsi" w:cstheme="minorHAnsi"/>
          <w:sz w:val="20"/>
        </w:rPr>
        <w:t xml:space="preserve"> </w:t>
      </w:r>
      <w:r w:rsidR="001C567E">
        <w:rPr>
          <w:rFonts w:asciiTheme="minorHAnsi" w:hAnsiTheme="minorHAnsi" w:cstheme="minorHAnsi"/>
          <w:sz w:val="20"/>
        </w:rPr>
        <w:t xml:space="preserve">or becomes </w:t>
      </w:r>
      <w:r w:rsidR="001C567E" w:rsidRPr="00BC54F2">
        <w:rPr>
          <w:rFonts w:asciiTheme="minorHAnsi" w:hAnsiTheme="minorHAnsi" w:cstheme="minorHAnsi"/>
          <w:sz w:val="20"/>
        </w:rPr>
        <w:t>an employee, director, trade representative, manager, consultant, independent contractor or sub-contractor of the Company</w:t>
      </w:r>
      <w:r w:rsidR="001C567E">
        <w:rPr>
          <w:rFonts w:asciiTheme="minorHAnsi" w:hAnsiTheme="minorHAnsi" w:cstheme="minorHAnsi"/>
          <w:sz w:val="20"/>
        </w:rPr>
        <w:t xml:space="preserve"> or (ii)</w:t>
      </w:r>
      <w:r w:rsidR="00E03BC6">
        <w:rPr>
          <w:rFonts w:asciiTheme="minorHAnsi" w:hAnsiTheme="minorHAnsi" w:cstheme="minorHAnsi"/>
          <w:sz w:val="20"/>
        </w:rPr>
        <w:t xml:space="preserve"> </w:t>
      </w:r>
      <w:r w:rsidR="002D6DEB" w:rsidRPr="00BC54F2">
        <w:rPr>
          <w:rFonts w:asciiTheme="minorHAnsi" w:hAnsiTheme="minorHAnsi" w:cstheme="minorHAnsi"/>
          <w:sz w:val="20"/>
        </w:rPr>
        <w:t xml:space="preserve">any </w:t>
      </w:r>
      <w:r w:rsidR="00F750F3">
        <w:rPr>
          <w:rFonts w:asciiTheme="minorHAnsi" w:hAnsiTheme="minorHAnsi" w:cstheme="minorHAnsi"/>
          <w:sz w:val="20"/>
        </w:rPr>
        <w:t xml:space="preserve">former </w:t>
      </w:r>
      <w:r w:rsidR="00F750F3" w:rsidRPr="00BC54F2">
        <w:rPr>
          <w:rFonts w:asciiTheme="minorHAnsi" w:hAnsiTheme="minorHAnsi" w:cstheme="minorHAnsi"/>
          <w:sz w:val="20"/>
        </w:rPr>
        <w:t>employee, director, trade representative, manager, consultant, independent contractor or sub-contractor of the Company</w:t>
      </w:r>
      <w:r w:rsidR="00F750F3">
        <w:rPr>
          <w:rFonts w:asciiTheme="minorHAnsi" w:hAnsiTheme="minorHAnsi" w:cstheme="minorHAnsi"/>
          <w:sz w:val="20"/>
        </w:rPr>
        <w:t xml:space="preserve"> </w:t>
      </w:r>
      <w:r w:rsidR="003A308D">
        <w:rPr>
          <w:rFonts w:asciiTheme="minorHAnsi" w:hAnsiTheme="minorHAnsi" w:cstheme="minorHAnsi"/>
          <w:sz w:val="20"/>
        </w:rPr>
        <w:t xml:space="preserve">whose </w:t>
      </w:r>
      <w:r w:rsidR="00F750F3">
        <w:rPr>
          <w:rFonts w:asciiTheme="minorHAnsi" w:hAnsiTheme="minorHAnsi" w:cstheme="minorHAnsi"/>
          <w:sz w:val="20"/>
        </w:rPr>
        <w:t xml:space="preserve">employment </w:t>
      </w:r>
      <w:r w:rsidR="004F56AF">
        <w:rPr>
          <w:rFonts w:asciiTheme="minorHAnsi" w:hAnsiTheme="minorHAnsi" w:cstheme="minorHAnsi"/>
          <w:sz w:val="20"/>
        </w:rPr>
        <w:t xml:space="preserve">relationship </w:t>
      </w:r>
      <w:r w:rsidR="00F750F3">
        <w:rPr>
          <w:rFonts w:asciiTheme="minorHAnsi" w:hAnsiTheme="minorHAnsi" w:cstheme="minorHAnsi"/>
          <w:sz w:val="20"/>
        </w:rPr>
        <w:t xml:space="preserve">with the Company has </w:t>
      </w:r>
      <w:r w:rsidR="004F56AF">
        <w:rPr>
          <w:rFonts w:asciiTheme="minorHAnsi" w:hAnsiTheme="minorHAnsi" w:cstheme="minorHAnsi"/>
          <w:sz w:val="20"/>
        </w:rPr>
        <w:t xml:space="preserve">at that moment </w:t>
      </w:r>
      <w:r w:rsidR="00F750F3">
        <w:rPr>
          <w:rFonts w:asciiTheme="minorHAnsi" w:hAnsiTheme="minorHAnsi" w:cstheme="minorHAnsi"/>
          <w:sz w:val="20"/>
        </w:rPr>
        <w:t>been terminated less than six (6) months</w:t>
      </w:r>
      <w:r w:rsidR="00361770">
        <w:rPr>
          <w:rFonts w:asciiTheme="minorHAnsi" w:hAnsiTheme="minorHAnsi" w:cstheme="minorHAnsi"/>
          <w:sz w:val="20"/>
        </w:rPr>
        <w:t xml:space="preserve"> ago.</w:t>
      </w:r>
    </w:p>
    <w:p w14:paraId="58F64E1E" w14:textId="77777777" w:rsidR="006A23B9" w:rsidRDefault="006A23B9">
      <w:pPr>
        <w:spacing w:before="0" w:after="160" w:line="259" w:lineRule="auto"/>
        <w:jc w:val="left"/>
        <w:rPr>
          <w:rFonts w:asciiTheme="minorHAnsi" w:hAnsiTheme="minorHAnsi" w:cstheme="minorHAnsi"/>
          <w:sz w:val="20"/>
        </w:rPr>
      </w:pPr>
      <w:r>
        <w:rPr>
          <w:rFonts w:asciiTheme="minorHAnsi" w:hAnsiTheme="minorHAnsi" w:cstheme="minorHAnsi"/>
          <w:sz w:val="20"/>
        </w:rPr>
      </w:r>
    </w:p>
    <w:p w14:paraId="2F5FA442" w14:textId="3C2455A4" w:rsidR="003D65F6" w:rsidRPr="00BC54F2" w:rsidRDefault="003D65F6" w:rsidP="003D65F6">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lastRenderedPageBreak/>
        <w:t xml:space="preserve">All communication sent by you to the </w:t>
      </w:r>
      <w:r w:rsidR="00FF7779" w:rsidRPr="00BC54F2">
        <w:rPr>
          <w:rFonts w:asciiTheme="minorHAnsi" w:hAnsiTheme="minorHAnsi" w:cstheme="minorHAnsi"/>
          <w:sz w:val="20"/>
        </w:rPr>
        <w:t>Company</w:t>
      </w:r>
      <w:r w:rsidRPr="00BC54F2">
        <w:rPr>
          <w:rFonts w:asciiTheme="minorHAnsi" w:hAnsiTheme="minorHAnsi" w:cstheme="minorHAnsi"/>
          <w:sz w:val="20"/>
        </w:rPr>
        <w:t xml:space="preserve"> regarding th</w:t>
      </w:r>
      <w:r w:rsidR="00FD7BFA">
        <w:rPr>
          <w:rFonts w:asciiTheme="minorHAnsi" w:hAnsiTheme="minorHAnsi" w:cstheme="minorHAnsi"/>
          <w:sz w:val="20"/>
        </w:rPr>
        <w:t>is Agreement</w:t>
      </w:r>
      <w:r w:rsidRPr="00BC54F2">
        <w:rPr>
          <w:rFonts w:asciiTheme="minorHAnsi" w:hAnsiTheme="minorHAnsi" w:cstheme="minorHAnsi"/>
          <w:sz w:val="20"/>
        </w:rPr>
        <w:t xml:space="preserve"> shall be directed to:</w:t>
      </w:r>
    </w:p>
    <w:p w14:paraId="2BB2E50F" w14:textId="77777777" w:rsidR="002B25A0" w:rsidRPr="00BC54F2" w:rsidRDefault="007D495E" w:rsidP="002B25A0">
      <w:pPr>
        <w:pStyle w:val="ListParagraph"/>
        <w:spacing w:before="0" w:after="0"/>
        <w:ind w:left="1418"/>
        <w:contextualSpacing w:val="0"/>
        <w:jc w:val="left"/>
        <w:rPr>
          <w:rFonts w:asciiTheme="minorHAnsi" w:hAnsiTheme="minorHAnsi" w:cstheme="minorHAnsi"/>
          <w:sz w:val="20"/>
        </w:rPr>
      </w:pPr>
      <w:r w:rsidRPr="00BC54F2">
        <w:rPr>
          <w:rFonts w:asciiTheme="minorHAnsi" w:hAnsiTheme="minorHAnsi" w:cstheme="minorHAnsi"/>
          <w:sz w:val="20"/>
        </w:rPr>
        <w:t>To</w:t>
      </w:r>
      <w:r w:rsidR="0028384B" w:rsidRPr="00BC54F2">
        <w:rPr>
          <w:rFonts w:asciiTheme="minorHAnsi" w:hAnsiTheme="minorHAnsi" w:cstheme="minorHAnsi"/>
          <w:sz w:val="20"/>
        </w:rPr>
        <w:t>: the board of directors</w:t>
      </w:r>
      <w:r w:rsidR="003D65F6" w:rsidRPr="00BC54F2">
        <w:rPr>
          <w:rFonts w:asciiTheme="minorHAnsi" w:hAnsiTheme="minorHAnsi" w:cstheme="minorHAnsi"/>
          <w:sz w:val="20"/>
        </w:rPr>
        <w:br/>
        <w:t xml:space="preserve">email:</w:t>
      </w:r>
      <w:hyperlink r:id="rId10" w:history="1">
        <w:r w:rsidR="00F714B8" w:rsidRPr="00BC54F2">
          <w:rPr>
            <w:rStyle w:val="Hyperlink"/>
            <w:rFonts w:asciiTheme="minorHAnsi" w:hAnsiTheme="minorHAnsi" w:cstheme="minorHAnsi"/>
            <w:sz w:val="20"/>
          </w:rPr>
          <w:t>stephanie@striktlysoftware.com</w:t>
        </w:r>
      </w:hyperlink>
    </w:p>
    <w:p w14:paraId="11589B5C" w14:textId="467B36D4" w:rsidR="00F714B8" w:rsidRDefault="00F714B8" w:rsidP="002B25A0">
      <w:pPr>
        <w:pStyle w:val="ListParagraph"/>
        <w:spacing w:before="0" w:after="0"/>
        <w:ind w:left="1418"/>
        <w:contextualSpacing w:val="0"/>
        <w:jc w:val="left"/>
        <w:rPr>
          <w:rFonts w:asciiTheme="minorHAnsi" w:hAnsiTheme="minorHAnsi" w:cstheme="minorHAnsi"/>
          <w:sz w:val="20"/>
        </w:rPr>
      </w:pPr>
      <w:r w:rsidRPr="00BC54F2">
        <w:rPr>
          <w:rFonts w:asciiTheme="minorHAnsi" w:hAnsiTheme="minorHAnsi" w:cstheme="minorHAnsi"/>
          <w:sz w:val="20"/>
        </w:rPr>
        <w:t xml:space="preserve">With a copy </w:t>
      </w:r>
      <w:r w:rsidR="002B25A0" w:rsidRPr="00BC54F2">
        <w:rPr>
          <w:rFonts w:asciiTheme="minorHAnsi" w:hAnsiTheme="minorHAnsi" w:cstheme="minorHAnsi"/>
          <w:sz w:val="20"/>
        </w:rPr>
        <w:t xml:space="preserve">to:</w:t>
      </w:r>
      <w:hyperlink r:id="rId11" w:history="1">
        <w:r w:rsidR="00594359" w:rsidRPr="00DB057F">
          <w:rPr>
            <w:rStyle w:val="Hyperlink"/>
            <w:rFonts w:asciiTheme="minorHAnsi" w:hAnsiTheme="minorHAnsi" w:cstheme="minorHAnsi"/>
            <w:sz w:val="20"/>
          </w:rPr>
          <w:t>bram.verstraeten@dealmakers.be</w:t>
        </w:r>
      </w:hyperlink>
    </w:p>
    <w:p w14:paraId="461E1538" w14:textId="77777777" w:rsidR="00594359" w:rsidRPr="00BC54F2" w:rsidRDefault="00594359" w:rsidP="002B25A0">
      <w:pPr>
        <w:pStyle w:val="ListParagraph"/>
        <w:spacing w:before="0" w:after="0"/>
        <w:ind w:left="1418"/>
        <w:contextualSpacing w:val="0"/>
        <w:jc w:val="left"/>
        <w:rPr>
          <w:rFonts w:asciiTheme="minorHAnsi" w:hAnsiTheme="minorHAnsi" w:cstheme="minorHAnsi"/>
          <w:sz w:val="20"/>
        </w:rPr>
      </w:pPr>
    </w:p>
    <w:p w14:paraId="780B25BF" w14:textId="2CA4EB32" w:rsidR="003D65F6" w:rsidRPr="00594359" w:rsidRDefault="00594359" w:rsidP="00594359">
      <w:pPr>
        <w:pStyle w:val="ListParagraph"/>
        <w:numPr>
          <w:ilvl w:val="0"/>
          <w:numId w:val="1"/>
        </w:numPr>
        <w:ind w:left="567" w:hanging="567"/>
        <w:contextualSpacing w:val="0"/>
        <w:rPr>
          <w:rFonts w:asciiTheme="minorHAnsi" w:hAnsiTheme="minorHAnsi" w:cstheme="minorHAnsi"/>
          <w:sz w:val="20"/>
        </w:rPr>
      </w:pPr>
      <w:r w:rsidRPr="00594359">
        <w:rPr>
          <w:rFonts w:asciiTheme="minorHAnsi" w:hAnsiTheme="minorHAnsi" w:cstheme="minorHAnsi"/>
          <w:sz w:val="20"/>
        </w:rPr>
        <w:t xml:space="preserve">This Agreement shall take effect as of the </w:t>
      </w:r>
      <w:r>
        <w:rPr>
          <w:rFonts w:asciiTheme="minorHAnsi" w:hAnsiTheme="minorHAnsi" w:cstheme="minorHAnsi"/>
          <w:sz w:val="20"/>
        </w:rPr>
        <w:t>date first written above</w:t>
      </w:r>
      <w:r w:rsidRPr="00594359">
        <w:rPr>
          <w:rFonts w:asciiTheme="minorHAnsi" w:hAnsiTheme="minorHAnsi" w:cstheme="minorHAnsi"/>
          <w:sz w:val="20"/>
        </w:rPr>
        <w:t xml:space="preserve">. </w:t>
      </w:r>
      <w:proofErr w:type="gramStart"/>
      <w:r w:rsidRPr="00594359">
        <w:rPr>
          <w:rFonts w:asciiTheme="minorHAnsi" w:hAnsiTheme="minorHAnsi" w:cstheme="minorHAnsi"/>
          <w:sz w:val="20"/>
        </w:rPr>
        <w:t xml:space="preserve">Either </w:t>
      </w:r>
      <w:r>
        <w:rPr>
          <w:rFonts w:asciiTheme="minorHAnsi" w:hAnsiTheme="minorHAnsi" w:cstheme="minorHAnsi"/>
          <w:sz w:val="20"/>
        </w:rPr>
        <w:t>p</w:t>
      </w:r>
      <w:r w:rsidRPr="00594359">
        <w:rPr>
          <w:rFonts w:asciiTheme="minorHAnsi" w:hAnsiTheme="minorHAnsi" w:cstheme="minorHAnsi"/>
          <w:sz w:val="20"/>
        </w:rPr>
        <w:t>arty</w:t>
      </w:r>
      <w:proofErr w:type="gramEnd"/>
      <w:r w:rsidRPr="00594359">
        <w:rPr>
          <w:rFonts w:asciiTheme="minorHAnsi" w:hAnsiTheme="minorHAnsi" w:cstheme="minorHAnsi"/>
          <w:sz w:val="20"/>
        </w:rPr>
        <w:t xml:space="preserve"> </w:t>
      </w:r>
      <w:r w:rsidR="003079A4">
        <w:rPr>
          <w:rFonts w:asciiTheme="minorHAnsi" w:hAnsiTheme="minorHAnsi" w:cstheme="minorHAnsi"/>
          <w:sz w:val="20"/>
        </w:rPr>
        <w:t xml:space="preserve">to this Agreement </w:t>
      </w:r>
      <w:r w:rsidRPr="00594359">
        <w:rPr>
          <w:rFonts w:asciiTheme="minorHAnsi" w:hAnsiTheme="minorHAnsi" w:cstheme="minorHAnsi"/>
          <w:sz w:val="20"/>
        </w:rPr>
        <w:t>may terminate this Agreement upon written notice to the other</w:t>
      </w:r>
      <w:r>
        <w:rPr>
          <w:rFonts w:asciiTheme="minorHAnsi" w:hAnsiTheme="minorHAnsi" w:cstheme="minorHAnsi"/>
          <w:sz w:val="20"/>
        </w:rPr>
        <w:t xml:space="preserve"> party. </w:t>
      </w:r>
      <w:r w:rsidRPr="00594359">
        <w:rPr>
          <w:rFonts w:asciiTheme="minorHAnsi" w:hAnsiTheme="minorHAnsi" w:cstheme="minorHAnsi"/>
          <w:sz w:val="20"/>
        </w:rPr>
        <w:t xml:space="preserve">Termination shall however not affect the confidentiality obligations with respect to any Information which was obtained by </w:t>
      </w:r>
      <w:r>
        <w:rPr>
          <w:rFonts w:asciiTheme="minorHAnsi" w:hAnsiTheme="minorHAnsi" w:cstheme="minorHAnsi"/>
          <w:sz w:val="20"/>
        </w:rPr>
        <w:t xml:space="preserve">you </w:t>
      </w:r>
      <w:del w:author="AI Compliance Reviewer" w:date="2025-08-28T10:06:58+00:00" w:id="6">
        <w:r>
          <w:delText xml:space="preserve"> Such confidentiality obligations shall survive termination of this Agreement for a period of three (3) years</w:delText>
        </w:r>
      </w:del>
      <w:ins w:author="AI Compliance Reviewer" w:date="2025-08-28T10:06:58+00:00" w:id="6">
        <w:r>
          <w:t xml:space="preserve">Such confidentiality obligations shall survive termination of this Agreement for a period of two (2) years</w:t>
        </w:r>
      </w:ins>
      <w:r w:rsidRPr="00594359">
        <w:rPr>
          <w:rFonts w:asciiTheme="minorHAnsi" w:hAnsiTheme="minorHAnsi" w:cstheme="minorHAnsi"/>
          <w:sz w:val="20"/>
        </w:rPr>
        <w:t>prior to the effective date of termination.</w:t>
      </w:r>
      <w:r>
        <w:rPr>
          <w:rFonts w:asciiTheme="minorHAnsi" w:hAnsiTheme="minorHAnsi" w:cstheme="minorHAnsi"/>
          <w:sz w:val="20"/>
        </w:rPr>
        <w:t xml:space="preserve">, </w:t>
      </w:r>
      <w:r w:rsidR="009548DB" w:rsidRPr="00594359">
        <w:rPr>
          <w:rFonts w:asciiTheme="minorHAnsi" w:hAnsiTheme="minorHAnsi" w:cstheme="minorHAnsi"/>
          <w:sz w:val="20"/>
        </w:rPr>
        <w:t>without prejudice to any longer term which may apply to trade secrets and intellectual property rights.</w:t>
      </w:r>
    </w:p>
    <w:p w14:paraId="00268062" w14:textId="77777777" w:rsidR="00594359" w:rsidRPr="00594359" w:rsidRDefault="003D65F6" w:rsidP="00594359">
      <w:pPr>
        <w:pStyle w:val="ListParagraph"/>
        <w:numPr>
          <w:ilvl w:val="0"/>
          <w:numId w:val="1"/>
        </w:numPr>
        <w:ind w:left="567" w:hanging="567"/>
        <w:contextualSpacing w:val="0"/>
        <w:rPr>
          <w:rStyle w:val="eop"/>
          <w:rFonts w:asciiTheme="minorHAnsi" w:hAnsiTheme="minorHAnsi" w:cstheme="minorHAnsi"/>
          <w:sz w:val="20"/>
        </w:rPr>
      </w:pPr>
      <w:r w:rsidRPr="00BC54F2">
        <w:rPr>
          <w:rStyle w:val="normaltextrun"/>
          <w:rFonts w:asciiTheme="minorHAnsi" w:hAnsiTheme="minorHAnsi" w:cstheme="minorHAnsi"/>
          <w:color w:val="000000"/>
          <w:sz w:val="20"/>
          <w:shd w:val="clear" w:color="auto" w:fill="FFFFFF"/>
          <w:lang w:val="en-US"/>
        </w:rPr>
        <w:t xml:space="preserve">All intellectual property and other rights of the Sellers, the </w:t>
      </w:r>
      <w:r w:rsidR="00416E40" w:rsidRPr="00BC54F2">
        <w:rPr>
          <w:rStyle w:val="normaltextrun"/>
          <w:rFonts w:asciiTheme="minorHAnsi" w:hAnsiTheme="minorHAnsi" w:cstheme="minorHAnsi"/>
          <w:color w:val="000000"/>
          <w:sz w:val="20"/>
          <w:shd w:val="clear" w:color="auto" w:fill="FFFFFF"/>
          <w:lang w:val="en-US"/>
        </w:rPr>
        <w:t xml:space="preserve">Company </w:t>
      </w:r>
      <w:r w:rsidRPr="00BC54F2">
        <w:rPr>
          <w:rStyle w:val="normaltextrun"/>
          <w:rFonts w:asciiTheme="minorHAnsi" w:hAnsiTheme="minorHAnsi" w:cstheme="minorHAnsi"/>
          <w:color w:val="000000"/>
          <w:sz w:val="20"/>
          <w:shd w:val="clear" w:color="auto" w:fill="FFFFFF"/>
          <w:lang w:val="en-US"/>
        </w:rPr>
        <w:t xml:space="preserve">and/or their Affiliates (including copyrights, patents, trademarks, trade and business secrets, know-how, etc.), independent of whether they are disclosed to you or not, remain with the Sellers, the </w:t>
      </w:r>
      <w:r w:rsidR="00416E40" w:rsidRPr="00BC54F2">
        <w:rPr>
          <w:rStyle w:val="normaltextrun"/>
          <w:rFonts w:asciiTheme="minorHAnsi" w:hAnsiTheme="minorHAnsi" w:cstheme="minorHAnsi"/>
          <w:color w:val="000000"/>
          <w:sz w:val="20"/>
          <w:shd w:val="clear" w:color="auto" w:fill="FFFFFF"/>
          <w:lang w:val="en-US"/>
        </w:rPr>
        <w:t xml:space="preserve">Company </w:t>
      </w:r>
      <w:r w:rsidRPr="00BC54F2">
        <w:rPr>
          <w:rStyle w:val="normaltextrun"/>
          <w:rFonts w:asciiTheme="minorHAnsi" w:hAnsiTheme="minorHAnsi" w:cstheme="minorHAnsi"/>
          <w:color w:val="000000"/>
          <w:sz w:val="20"/>
          <w:shd w:val="clear" w:color="auto" w:fill="FFFFFF"/>
          <w:lang w:val="en-US"/>
        </w:rPr>
        <w:t>or their respective Affiliates (as the case may be).</w:t>
      </w:r>
      <w:r w:rsidRPr="00BC54F2">
        <w:rPr>
          <w:rStyle w:val="eop"/>
          <w:rFonts w:asciiTheme="minorHAnsi" w:hAnsiTheme="minorHAnsi" w:cstheme="minorHAnsi"/>
          <w:color w:val="000000"/>
          <w:sz w:val="20"/>
          <w:shd w:val="clear" w:color="auto" w:fill="FFFFFF"/>
        </w:rPr>
        <w:t> </w:t>
      </w:r>
      <w:r w:rsidR="00C17A03" w:rsidRPr="00BC54F2">
        <w:rPr>
          <w:rStyle w:val="eop"/>
          <w:rFonts w:asciiTheme="minorHAnsi" w:hAnsiTheme="minorHAnsi" w:cstheme="minorHAnsi"/>
          <w:color w:val="000000"/>
          <w:sz w:val="20"/>
          <w:shd w:val="clear" w:color="auto" w:fill="FFFFFF"/>
        </w:rPr>
        <w:t>No right or license is granted.</w:t>
      </w:r>
    </w:p>
    <w:p w14:paraId="50CCEEE6" w14:textId="284E5C04" w:rsidR="00594359" w:rsidRDefault="00D05AFD" w:rsidP="00594359">
      <w:pPr>
        <w:pStyle w:val="ListParagraph"/>
        <w:numPr>
          <w:ilvl w:val="0"/>
          <w:numId w:val="1"/>
        </w:numPr>
        <w:ind w:left="567" w:hanging="567"/>
        <w:contextualSpacing w:val="0"/>
        <w:rPr>
          <w:rFonts w:asciiTheme="minorHAnsi" w:hAnsiTheme="minorHAnsi" w:cstheme="minorHAnsi"/>
          <w:sz w:val="20"/>
        </w:rPr>
      </w:pPr>
      <w:r w:rsidRPr="00594359">
        <w:rPr>
          <w:rFonts w:asciiTheme="minorHAnsi" w:hAnsiTheme="minorHAnsi" w:cstheme="minorHAnsi"/>
          <w:sz w:val="20"/>
        </w:rPr>
        <w:t xml:space="preserve">In case of a breach of any clause of this Agreement, </w:t>
      </w:r>
      <w:r w:rsidR="00800216" w:rsidRPr="00594359">
        <w:rPr>
          <w:rFonts w:asciiTheme="minorHAnsi" w:hAnsiTheme="minorHAnsi" w:cstheme="minorHAnsi"/>
          <w:sz w:val="20"/>
        </w:rPr>
        <w:t xml:space="preserve">you </w:t>
      </w:r>
      <w:r w:rsidRPr="00594359">
        <w:rPr>
          <w:rFonts w:asciiTheme="minorHAnsi" w:hAnsiTheme="minorHAnsi" w:cstheme="minorHAnsi"/>
          <w:sz w:val="20"/>
        </w:rPr>
        <w:t xml:space="preserve">shall pay to the </w:t>
      </w:r>
      <w:r w:rsidR="00800216" w:rsidRPr="00594359">
        <w:rPr>
          <w:rFonts w:asciiTheme="minorHAnsi" w:hAnsiTheme="minorHAnsi" w:cstheme="minorHAnsi"/>
          <w:sz w:val="20"/>
        </w:rPr>
        <w:t>Company</w:t>
      </w:r>
      <w:r w:rsidRPr="00594359">
        <w:rPr>
          <w:rFonts w:asciiTheme="minorHAnsi" w:hAnsiTheme="minorHAnsi" w:cstheme="minorHAnsi"/>
          <w:sz w:val="20"/>
        </w:rPr>
        <w:t xml:space="preserve"> a lump – sum compensation (</w:t>
      </w:r>
      <w:proofErr w:type="spellStart"/>
      <w:r w:rsidRPr="00594359">
        <w:rPr>
          <w:rFonts w:asciiTheme="minorHAnsi" w:hAnsiTheme="minorHAnsi" w:cstheme="minorHAnsi"/>
          <w:i/>
          <w:iCs/>
          <w:sz w:val="20"/>
        </w:rPr>
        <w:t>forfaitaire</w:t>
      </w:r>
      <w:proofErr w:type="spellEnd"/>
      <w:r w:rsidRPr="00594359">
        <w:rPr>
          <w:rFonts w:asciiTheme="minorHAnsi" w:hAnsiTheme="minorHAnsi" w:cstheme="minorHAnsi"/>
          <w:i/>
          <w:iCs/>
          <w:sz w:val="20"/>
        </w:rPr>
        <w:t xml:space="preserve"> </w:t>
      </w:r>
      <w:proofErr w:type="spellStart"/>
      <w:r w:rsidRPr="00594359">
        <w:rPr>
          <w:rFonts w:asciiTheme="minorHAnsi" w:hAnsiTheme="minorHAnsi" w:cstheme="minorHAnsi"/>
          <w:i/>
          <w:iCs/>
          <w:sz w:val="20"/>
        </w:rPr>
        <w:t>schadevergoeding</w:t>
      </w:r>
      <w:proofErr w:type="spellEnd"/>
      <w:r w:rsidRPr="00594359">
        <w:rPr>
          <w:rFonts w:asciiTheme="minorHAnsi" w:hAnsiTheme="minorHAnsi" w:cstheme="minorHAnsi"/>
          <w:sz w:val="20"/>
        </w:rPr>
        <w:t xml:space="preserve">) of EUR </w:t>
      </w:r>
      <w:r w:rsidR="00EC300D">
        <w:rPr>
          <w:rFonts w:asciiTheme="minorHAnsi" w:hAnsiTheme="minorHAnsi" w:cstheme="minorHAnsi"/>
          <w:sz w:val="20"/>
        </w:rPr>
        <w:t>50.000</w:t>
      </w:r>
      <w:r w:rsidRPr="00594359">
        <w:rPr>
          <w:rFonts w:asciiTheme="minorHAnsi" w:hAnsiTheme="minorHAnsi" w:cstheme="minorHAnsi"/>
          <w:sz w:val="20"/>
        </w:rPr>
        <w:t xml:space="preserve">,</w:t>
      </w:r>
      <w:r w:rsidR="009A0D1D" w:rsidRPr="00594359">
        <w:rPr>
          <w:rFonts w:asciiTheme="minorHAnsi" w:hAnsiTheme="minorHAnsi" w:cstheme="minorHAnsi"/>
          <w:sz w:val="20"/>
        </w:rPr>
        <w:t xml:space="preserve"> to be increased by EUR 1.000 for each day, or part of a day, that such infringement continues after the first day of infringement </w:t>
      </w:r>
      <w:r w:rsidRPr="00594359">
        <w:rPr>
          <w:rFonts w:asciiTheme="minorHAnsi" w:hAnsiTheme="minorHAnsi" w:cstheme="minorHAnsi"/>
          <w:sz w:val="20"/>
        </w:rPr>
        <w:t xml:space="preserve">without prejudice to </w:t>
      </w:r>
      <w:r w:rsidR="00800216" w:rsidRPr="00594359">
        <w:rPr>
          <w:rFonts w:asciiTheme="minorHAnsi" w:hAnsiTheme="minorHAnsi" w:cstheme="minorHAnsi"/>
          <w:sz w:val="20"/>
        </w:rPr>
        <w:t>the Company’s</w:t>
      </w:r>
      <w:r w:rsidRPr="00594359">
        <w:rPr>
          <w:rFonts w:asciiTheme="minorHAnsi" w:hAnsiTheme="minorHAnsi" w:cstheme="minorHAnsi"/>
          <w:sz w:val="20"/>
        </w:rPr>
        <w:t xml:space="preserve"> right to claim additional damages, if it can establish that it has incurred losses exceeding this amount. The </w:t>
      </w:r>
      <w:r w:rsidR="00903CE5" w:rsidRPr="00594359">
        <w:rPr>
          <w:rFonts w:asciiTheme="minorHAnsi" w:hAnsiTheme="minorHAnsi" w:cstheme="minorHAnsi"/>
          <w:sz w:val="20"/>
        </w:rPr>
        <w:t>p</w:t>
      </w:r>
      <w:r w:rsidRPr="00594359">
        <w:rPr>
          <w:rFonts w:asciiTheme="minorHAnsi" w:hAnsiTheme="minorHAnsi" w:cstheme="minorHAnsi"/>
          <w:sz w:val="20"/>
        </w:rPr>
        <w:t>arties</w:t>
      </w:r>
      <w:r w:rsidR="00903CE5" w:rsidRPr="00594359">
        <w:rPr>
          <w:rFonts w:asciiTheme="minorHAnsi" w:hAnsiTheme="minorHAnsi" w:cstheme="minorHAnsi"/>
          <w:sz w:val="20"/>
        </w:rPr>
        <w:t xml:space="preserve"> to this Agreement</w:t>
      </w:r>
      <w:r w:rsidRPr="00594359">
        <w:rPr>
          <w:rFonts w:asciiTheme="minorHAnsi" w:hAnsiTheme="minorHAnsi" w:cstheme="minorHAnsi"/>
          <w:sz w:val="20"/>
        </w:rPr>
        <w:t xml:space="preserve"> acknowledge that the provisions of this section are reasonable and necessary to protect the legitimate interests of the </w:t>
      </w:r>
      <w:r w:rsidR="00800216" w:rsidRPr="00594359">
        <w:rPr>
          <w:rFonts w:asciiTheme="minorHAnsi" w:hAnsiTheme="minorHAnsi" w:cstheme="minorHAnsi"/>
          <w:sz w:val="20"/>
        </w:rPr>
        <w:t>Company</w:t>
      </w:r>
      <w:r w:rsidRPr="00594359">
        <w:rPr>
          <w:rFonts w:asciiTheme="minorHAnsi" w:hAnsiTheme="minorHAnsi" w:cstheme="minorHAnsi"/>
          <w:sz w:val="20"/>
        </w:rPr>
        <w:t>.</w:t>
      </w:r>
    </w:p>
    <w:p w14:paraId="2C33046B" w14:textId="77777777" w:rsidR="00594359" w:rsidRDefault="003D65F6" w:rsidP="00594359">
      <w:pPr>
        <w:pStyle w:val="ListParagraph"/>
        <w:numPr>
          <w:ilvl w:val="0"/>
          <w:numId w:val="1"/>
        </w:numPr>
        <w:ind w:left="567" w:hanging="567"/>
        <w:contextualSpacing w:val="0"/>
        <w:rPr>
          <w:rFonts w:asciiTheme="minorHAnsi" w:hAnsiTheme="minorHAnsi" w:cstheme="minorHAnsi"/>
          <w:sz w:val="20"/>
        </w:rPr>
      </w:pPr>
      <w:r w:rsidRPr="00594359">
        <w:rPr>
          <w:rFonts w:asciiTheme="minorHAnsi" w:hAnsiTheme="minorHAnsi" w:cstheme="minorHAnsi"/>
          <w:sz w:val="20"/>
        </w:rPr>
        <w:t>You unconditionally and irrevocable confirm and acknowledge that the Sellers</w:t>
      </w:r>
      <w:r w:rsidR="001432CD" w:rsidRPr="00594359">
        <w:rPr>
          <w:rFonts w:asciiTheme="minorHAnsi" w:hAnsiTheme="minorHAnsi" w:cstheme="minorHAnsi"/>
          <w:sz w:val="20"/>
        </w:rPr>
        <w:t xml:space="preserve">, </w:t>
      </w:r>
      <w:r w:rsidR="00416E40" w:rsidRPr="00594359">
        <w:rPr>
          <w:rFonts w:asciiTheme="minorHAnsi" w:hAnsiTheme="minorHAnsi" w:cstheme="minorHAnsi"/>
          <w:sz w:val="20"/>
        </w:rPr>
        <w:t xml:space="preserve">the Company </w:t>
      </w:r>
      <w:r w:rsidRPr="00594359">
        <w:rPr>
          <w:rFonts w:asciiTheme="minorHAnsi" w:hAnsiTheme="minorHAnsi" w:cstheme="minorHAnsi"/>
          <w:sz w:val="20"/>
        </w:rPr>
        <w:t xml:space="preserve">and the Sellers’ Representatives are to be considered as third party beneficiaries, in the meaning of Article 1121 of the </w:t>
      </w:r>
      <w:r w:rsidR="00C17A03" w:rsidRPr="00594359">
        <w:rPr>
          <w:rFonts w:asciiTheme="minorHAnsi" w:hAnsiTheme="minorHAnsi" w:cstheme="minorHAnsi"/>
          <w:sz w:val="20"/>
        </w:rPr>
        <w:t xml:space="preserve">(old) </w:t>
      </w:r>
      <w:r w:rsidRPr="00594359">
        <w:rPr>
          <w:rFonts w:asciiTheme="minorHAnsi" w:hAnsiTheme="minorHAnsi" w:cstheme="minorHAnsi"/>
          <w:sz w:val="20"/>
        </w:rPr>
        <w:t>Belgian Civil Code, of your obligations under this Agreement.</w:t>
      </w:r>
    </w:p>
    <w:p w14:paraId="150B4A4C" w14:textId="77777777" w:rsidR="00594359" w:rsidRDefault="003D65F6" w:rsidP="00594359">
      <w:pPr>
        <w:pStyle w:val="ListParagraph"/>
        <w:numPr>
          <w:ilvl w:val="0"/>
          <w:numId w:val="1"/>
        </w:numPr>
        <w:ind w:left="567" w:hanging="567"/>
        <w:contextualSpacing w:val="0"/>
        <w:rPr>
          <w:rFonts w:asciiTheme="minorHAnsi" w:hAnsiTheme="minorHAnsi" w:cstheme="minorHAnsi"/>
          <w:sz w:val="20"/>
        </w:rPr>
      </w:pPr>
      <w:r w:rsidRPr="00594359">
        <w:rPr>
          <w:rFonts w:asciiTheme="minorHAnsi" w:hAnsiTheme="minorHAnsi" w:cstheme="minorHAnsi"/>
          <w:sz w:val="20"/>
        </w:rPr>
        <w:t>The parties to this Agreement waive their rights, if any, to annul, rescind, dissolve or cancel this Agreement in whole or in part, or to request annulment, rescission, dissolution or cancellation.</w:t>
      </w:r>
    </w:p>
    <w:p w14:paraId="7B7D6DF3" w14:textId="68A174D0" w:rsidR="00AE0B20" w:rsidRPr="00594359" w:rsidRDefault="003D65F6" w:rsidP="00594359">
      <w:pPr>
        <w:pStyle w:val="ListParagraph"/>
        <w:numPr>
          <w:ilvl w:val="0"/>
          <w:numId w:val="1"/>
        </w:numPr>
        <w:ind w:left="567" w:hanging="567"/>
        <w:contextualSpacing w:val="0"/>
        <w:rPr>
          <w:rFonts w:asciiTheme="minorHAnsi" w:hAnsiTheme="minorHAnsi" w:cstheme="minorHAnsi"/>
          <w:sz w:val="20"/>
        </w:rPr>
      </w:pPr>
      <w:del w:author="AI Compliance Reviewer" w:date="2025-08-28T10:06:58+00:00" w:id="3">
        <w:r>
          <w:delText xml:space="preserve">Any assignment of this Agreement by you without the prior written consent of the Company (which consent shall not be unreasonably withheld or delayed) shall be void.</w:delText>
        </w:r>
      </w:del>
      <w:ins w:author="AI Compliance Reviewer" w:date="2025-08-28T10:06:58+00:00" w:id="3">
        <w:r>
          <w:t xml:space="preserve">Neither party shall assign this Agreement without the prior written consent of the other party, which consent shall not be unreasonably withheld or delayed; provided, however, that either party may assign this Agreement to an Affiliate without such consent.</w:t>
        </w:r>
      </w:ins>
    </w:p>
    <w:p w14:paraId="0FF30496" w14:textId="77777777" w:rsidR="00594359" w:rsidRDefault="003D65F6" w:rsidP="00850BF3">
      <w:pPr>
        <w:pStyle w:val="ListParagraph"/>
        <w:numPr>
          <w:ilvl w:val="0"/>
          <w:numId w:val="1"/>
        </w:numPr>
        <w:ind w:left="567" w:hanging="567"/>
        <w:contextualSpacing w:val="0"/>
        <w:rPr>
          <w:rFonts w:asciiTheme="minorHAnsi" w:hAnsiTheme="minorHAnsi" w:cstheme="minorHAnsi"/>
          <w:sz w:val="20"/>
        </w:rPr>
      </w:pPr>
      <w:r w:rsidRPr="00BC54F2">
        <w:rPr>
          <w:rFonts w:asciiTheme="minorHAnsi" w:hAnsiTheme="minorHAnsi" w:cstheme="minorHAnsi"/>
          <w:sz w:val="20"/>
        </w:rPr>
        <w:t xml:space="preserve">This </w:t>
      </w:r>
      <w:r w:rsidR="00903CE5">
        <w:rPr>
          <w:rFonts w:asciiTheme="minorHAnsi" w:hAnsiTheme="minorHAnsi" w:cstheme="minorHAnsi"/>
          <w:sz w:val="20"/>
        </w:rPr>
        <w:t>Agreement</w:t>
      </w:r>
      <w:r w:rsidRPr="00BC54F2">
        <w:rPr>
          <w:rFonts w:asciiTheme="minorHAnsi" w:hAnsiTheme="minorHAnsi" w:cstheme="minorHAnsi"/>
          <w:sz w:val="20"/>
        </w:rPr>
        <w:t xml:space="preserve"> contains the entire agreement between the parties to this Agreement relating to its subject </w:t>
      </w:r>
      <w:bookmarkStart w:id="21" w:name="OpenAt"/>
      <w:bookmarkEnd w:id="21"/>
      <w:r w:rsidRPr="00BC54F2">
        <w:rPr>
          <w:rFonts w:asciiTheme="minorHAnsi" w:hAnsiTheme="minorHAnsi" w:cstheme="minorHAnsi"/>
          <w:sz w:val="20"/>
        </w:rPr>
        <w:t xml:space="preserve">matter. It may not be amended or modified except by mutual consent in writing.</w:t>
      </w:r>
    </w:p>
    <w:p w14:paraId="262B8EF6" w14:textId="24E288CD" w:rsidR="00594359" w:rsidRDefault="003D65F6" w:rsidP="00850BF3">
      <w:pPr>
        <w:pStyle w:val="ListParagraph"/>
        <w:numPr>
          <w:ilvl w:val="0"/>
          <w:numId w:val="1"/>
        </w:numPr>
        <w:ind w:left="567" w:hanging="567"/>
        <w:contextualSpacing w:val="0"/>
        <w:rPr>
          <w:rFonts w:asciiTheme="minorHAnsi" w:hAnsiTheme="minorHAnsi" w:cstheme="minorHAnsi"/>
          <w:sz w:val="20"/>
        </w:rPr>
      </w:pPr>
      <w:r w:rsidRPr="00594359">
        <w:rPr>
          <w:rFonts w:asciiTheme="minorHAnsi" w:hAnsiTheme="minorHAnsi" w:cstheme="minorHAnsi"/>
          <w:sz w:val="20"/>
        </w:rPr>
        <w:t>If one or more of the provisions of this Agreement should be invalid, illegal or unenforceable, the enforceability of the remaining provisions contained herein shall not be affected or impaired thereby.</w:t>
      </w:r>
      <w:bookmarkStart w:id="22" w:name="_DV_C7"/>
      <w:r w:rsidRPr="00594359">
        <w:rPr>
          <w:rFonts w:asciiTheme="minorHAnsi" w:hAnsiTheme="minorHAnsi" w:cstheme="minorHAnsi"/>
          <w:sz w:val="20"/>
        </w:rPr>
        <w:t xml:space="preserve"> Any provision of this </w:t>
      </w:r>
      <w:proofErr w:type="gramStart"/>
      <w:r w:rsidRPr="00594359">
        <w:rPr>
          <w:rFonts w:asciiTheme="minorHAnsi" w:hAnsiTheme="minorHAnsi" w:cstheme="minorHAnsi"/>
          <w:sz w:val="20"/>
        </w:rPr>
        <w:t>Agreement</w:t>
      </w:r>
      <w:proofErr w:type="gramEnd"/>
      <w:r w:rsidRPr="00594359">
        <w:rPr>
          <w:rFonts w:asciiTheme="minorHAnsi" w:hAnsiTheme="minorHAnsi" w:cstheme="minorHAnsi"/>
          <w:sz w:val="20"/>
        </w:rPr>
        <w:t xml:space="preserve"> which is invalid, illegal or unenforceable shall be replaced by the parties</w:t>
      </w:r>
      <w:r w:rsidR="00CA2FAD">
        <w:rPr>
          <w:rFonts w:asciiTheme="minorHAnsi" w:hAnsiTheme="minorHAnsi" w:cstheme="minorHAnsi"/>
          <w:sz w:val="20"/>
        </w:rPr>
        <w:t xml:space="preserve"> to this Agreement</w:t>
      </w:r>
      <w:r w:rsidRPr="00594359">
        <w:rPr>
          <w:rFonts w:asciiTheme="minorHAnsi" w:hAnsiTheme="minorHAnsi" w:cstheme="minorHAnsi"/>
          <w:sz w:val="20"/>
        </w:rPr>
        <w:t xml:space="preserve"> by a provision that is valid, legal or enforceable and of which the operation and effect is as similar as possible to the provision that it substitutes.</w:t>
      </w:r>
      <w:bookmarkEnd w:id="22"/>
    </w:p>
    <w:p w14:paraId="71BFE0CE" w14:textId="600475E4" w:rsidR="003D65F6" w:rsidRPr="00594359" w:rsidRDefault="003D65F6" w:rsidP="00850BF3">
      <w:pPr>
        <w:pStyle w:val="ListParagraph"/>
        <w:numPr>
          <w:ilvl w:val="0"/>
          <w:numId w:val="1"/>
        </w:numPr>
        <w:ind w:left="567" w:hanging="567"/>
        <w:contextualSpacing w:val="0"/>
        <w:rPr>
          <w:rFonts w:asciiTheme="minorHAnsi" w:hAnsiTheme="minorHAnsi" w:cstheme="minorHAnsi"/>
          <w:sz w:val="20"/>
        </w:rPr>
      </w:pPr>
      <w:r w:rsidRPr="00594359">
        <w:rPr>
          <w:rFonts w:asciiTheme="minorHAnsi" w:hAnsiTheme="minorHAnsi" w:cstheme="minorHAnsi"/>
          <w:sz w:val="20"/>
        </w:rPr>
        <w:t xml:space="preserve">This Agreement and all non-contractual obligations arising out of or in connection with it, are governed by and shall be construed in accordance with Belgian law. Any dispute arising out of or in relation with this Agreement (including a dispute relating to non-contractual </w:t>
      </w:r>
      <w:proofErr w:type="gramStart"/>
      <w:r w:rsidRPr="00594359">
        <w:rPr>
          <w:rFonts w:asciiTheme="minorHAnsi" w:hAnsiTheme="minorHAnsi" w:cstheme="minorHAnsi"/>
          <w:sz w:val="20"/>
        </w:rPr>
        <w:t>obligations)</w:t>
      </w:r>
      <w:proofErr w:type="gramEnd"/>
      <w:r w:rsidRPr="00594359">
        <w:rPr>
          <w:rFonts w:asciiTheme="minorHAnsi" w:hAnsiTheme="minorHAnsi" w:cstheme="minorHAnsi"/>
          <w:sz w:val="20"/>
        </w:rPr>
        <w:t xml:space="preserve"> shall be settled by the </w:t>
      </w:r>
      <w:r w:rsidR="00F714B8" w:rsidRPr="00594359">
        <w:rPr>
          <w:rFonts w:asciiTheme="minorHAnsi" w:hAnsiTheme="minorHAnsi" w:cstheme="minorHAnsi"/>
          <w:sz w:val="20"/>
        </w:rPr>
        <w:t xml:space="preserve">competent </w:t>
      </w:r>
      <w:r w:rsidRPr="00594359">
        <w:rPr>
          <w:rFonts w:asciiTheme="minorHAnsi" w:hAnsiTheme="minorHAnsi" w:cstheme="minorHAnsi"/>
          <w:sz w:val="20"/>
        </w:rPr>
        <w:t xml:space="preserve">courts of </w:t>
      </w:r>
      <w:r w:rsidR="00F714B8" w:rsidRPr="00594359">
        <w:rPr>
          <w:rFonts w:asciiTheme="minorHAnsi" w:hAnsiTheme="minorHAnsi" w:cstheme="minorHAnsi"/>
          <w:sz w:val="20"/>
        </w:rPr>
        <w:t>Antwerp</w:t>
      </w:r>
      <w:r w:rsidR="00C44B2B" w:rsidRPr="00594359">
        <w:rPr>
          <w:rFonts w:asciiTheme="minorHAnsi" w:hAnsiTheme="minorHAnsi" w:cstheme="minorHAnsi"/>
          <w:sz w:val="20"/>
        </w:rPr>
        <w:t xml:space="preserve">, </w:t>
      </w:r>
      <w:r w:rsidR="00F714B8" w:rsidRPr="00594359">
        <w:rPr>
          <w:rFonts w:asciiTheme="minorHAnsi" w:hAnsiTheme="minorHAnsi" w:cstheme="minorHAnsi"/>
          <w:sz w:val="20"/>
        </w:rPr>
        <w:t>section</w:t>
      </w:r>
      <w:r w:rsidR="00B54EE5" w:rsidRPr="00594359">
        <w:rPr>
          <w:rFonts w:asciiTheme="minorHAnsi" w:hAnsiTheme="minorHAnsi" w:cstheme="minorHAnsi"/>
          <w:sz w:val="20"/>
        </w:rPr>
        <w:t xml:space="preserve"> </w:t>
      </w:r>
      <w:r w:rsidR="00F714B8" w:rsidRPr="00594359">
        <w:rPr>
          <w:rFonts w:asciiTheme="minorHAnsi" w:hAnsiTheme="minorHAnsi" w:cstheme="minorHAnsi"/>
          <w:sz w:val="20"/>
        </w:rPr>
        <w:t>Antwerp</w:t>
      </w:r>
      <w:r w:rsidRPr="00594359">
        <w:rPr>
          <w:rFonts w:asciiTheme="minorHAnsi" w:hAnsiTheme="minorHAnsi" w:cstheme="minorHAnsi"/>
          <w:sz w:val="20"/>
        </w:rPr>
        <w:t>.</w:t>
      </w:r>
    </w:p>
    <w:p w14:paraId="69202124" w14:textId="77777777" w:rsidR="003D65F6" w:rsidRPr="00BC54F2" w:rsidRDefault="003D65F6" w:rsidP="003D65F6">
      <w:pPr>
        <w:rPr>
          <w:rFonts w:asciiTheme="minorHAnsi" w:hAnsiTheme="minorHAnsi" w:cstheme="minorHAnsi"/>
          <w:sz w:val="20"/>
        </w:rPr>
      </w:pPr>
      <w:bookmarkStart w:id="23" w:name="_DV_M47"/>
      <w:bookmarkEnd w:id="23"/>
    </w:p>
    <w:p w14:paraId="1BA2C3CB" w14:textId="77777777" w:rsidR="006B6A37" w:rsidRPr="00BC54F2" w:rsidRDefault="006B6A37">
      <w:pPr>
        <w:spacing w:before="0" w:after="160" w:line="259" w:lineRule="auto"/>
        <w:jc w:val="left"/>
        <w:rPr>
          <w:rFonts w:asciiTheme="minorHAnsi" w:hAnsiTheme="minorHAnsi" w:cstheme="minorHAnsi"/>
          <w:sz w:val="20"/>
        </w:rPr>
      </w:pPr>
      <w:r w:rsidRPr="00BC54F2">
        <w:rPr>
          <w:rFonts w:asciiTheme="minorHAnsi" w:hAnsiTheme="minorHAnsi" w:cstheme="minorHAnsi"/>
          <w:sz w:val="20"/>
        </w:rPr>
      </w:r>
    </w:p>
    <w:p w14:paraId="10A447E9" w14:textId="2827D854" w:rsidR="003D65F6" w:rsidRPr="00BC54F2" w:rsidRDefault="003D65F6" w:rsidP="003D65F6">
      <w:pPr>
        <w:rPr>
          <w:rFonts w:asciiTheme="minorHAnsi" w:hAnsiTheme="minorHAnsi" w:cstheme="minorHAnsi"/>
          <w:sz w:val="20"/>
        </w:rPr>
      </w:pPr>
      <w:r w:rsidRPr="00BC54F2">
        <w:rPr>
          <w:rFonts w:asciiTheme="minorHAnsi" w:hAnsiTheme="minorHAnsi" w:cstheme="minorHAnsi"/>
          <w:sz w:val="20"/>
        </w:rPr>
        <w:lastRenderedPageBreak/>
        <w:t>Sincerely,</w:t>
      </w:r>
    </w:p>
    <w:p w14:paraId="0967635B" w14:textId="77777777" w:rsidR="003D65F6" w:rsidRPr="00BC54F2" w:rsidRDefault="003D65F6" w:rsidP="003D65F6">
      <w:pPr>
        <w:rPr>
          <w:rFonts w:asciiTheme="minorHAnsi" w:hAnsiTheme="minorHAnsi" w:cstheme="minorHAnsi"/>
          <w:sz w:val="20"/>
          <w:lang w:val="en-US"/>
        </w:rPr>
      </w:pPr>
      <w:bookmarkStart w:id="24" w:name="End"/>
    </w:p>
    <w:p w14:paraId="5E5B45E4" w14:textId="5DCA3F09" w:rsidR="003D65F6" w:rsidRPr="00BC54F2" w:rsidRDefault="003D65F6" w:rsidP="003D65F6">
      <w:pPr>
        <w:keepNext/>
        <w:keepLines/>
        <w:spacing w:line="260" w:lineRule="atLeast"/>
        <w:rPr>
          <w:rFonts w:asciiTheme="minorHAnsi" w:hAnsiTheme="minorHAnsi" w:cstheme="minorHAnsi"/>
          <w:b/>
          <w:bCs/>
          <w:sz w:val="20"/>
          <w:lang w:eastAsia="zh-CN"/>
        </w:rPr>
      </w:pPr>
      <w:r w:rsidRPr="00BC54F2">
        <w:rPr>
          <w:rFonts w:asciiTheme="minorHAnsi" w:hAnsiTheme="minorHAnsi" w:cstheme="minorHAnsi"/>
          <w:b/>
          <w:bCs/>
          <w:sz w:val="20"/>
          <w:lang w:eastAsia="zh-CN"/>
        </w:rPr>
        <w:t xml:space="preserve">For </w:t>
      </w:r>
      <w:r w:rsidR="00AE0B20" w:rsidRPr="00BC54F2">
        <w:rPr>
          <w:rFonts w:asciiTheme="minorHAnsi" w:hAnsiTheme="minorHAnsi" w:cstheme="minorHAnsi"/>
          <w:b/>
          <w:bCs/>
          <w:sz w:val="20"/>
          <w:lang w:eastAsia="zh-CN"/>
        </w:rPr>
        <w:t>the Company</w:t>
      </w:r>
      <w:r w:rsidRPr="00BC54F2">
        <w:rPr>
          <w:rFonts w:asciiTheme="minorHAnsi" w:hAnsiTheme="minorHAnsi" w:cstheme="minorHAnsi"/>
          <w:b/>
          <w:bCs/>
          <w:sz w:val="20"/>
          <w:lang w:eastAsia="zh-CN"/>
        </w:rPr>
        <w:t xml:space="preserve"> </w:t>
      </w:r>
    </w:p>
    <w:p w14:paraId="6E951FA1" w14:textId="77777777" w:rsidR="003D65F6" w:rsidRPr="00BC54F2" w:rsidRDefault="003D65F6" w:rsidP="003D65F6">
      <w:pPr>
        <w:pStyle w:val="AONormal"/>
        <w:keepNext/>
        <w:keepLines/>
        <w:tabs>
          <w:tab w:val="left" w:pos="4536"/>
        </w:tabs>
        <w:rPr>
          <w:rFonts w:cstheme="minorHAnsi"/>
          <w:sz w:val="20"/>
          <w:szCs w:val="20"/>
          <w:lang w:val="en-US" w:eastAsia="zh-CN"/>
        </w:rPr>
      </w:pPr>
    </w:p>
    <w:p w14:paraId="69EB6197" w14:textId="21036944" w:rsidR="003D65F6" w:rsidRPr="00BC54F2" w:rsidRDefault="003D65F6" w:rsidP="003D65F6">
      <w:pPr>
        <w:keepNext/>
        <w:keepLines/>
        <w:tabs>
          <w:tab w:val="left" w:pos="4536"/>
        </w:tabs>
        <w:spacing w:after="0" w:line="260" w:lineRule="atLeast"/>
        <w:rPr>
          <w:rFonts w:asciiTheme="minorHAnsi" w:hAnsiTheme="minorHAnsi" w:cstheme="minorHAnsi"/>
          <w:sz w:val="20"/>
          <w:lang w:val="en-US" w:eastAsia="zh-CN"/>
        </w:rPr>
      </w:pPr>
      <w:r w:rsidRPr="00BC54F2">
        <w:rPr>
          <w:rFonts w:asciiTheme="minorHAnsi" w:hAnsiTheme="minorHAnsi" w:cstheme="minorHAnsi"/>
          <w:sz w:val="20"/>
          <w:lang w:val="en-US" w:eastAsia="zh-CN"/>
        </w:rPr>
        <w:t>____________________________</w:t>
      </w:r>
      <w:r w:rsidRPr="00BC54F2">
        <w:rPr>
          <w:rFonts w:asciiTheme="minorHAnsi" w:hAnsiTheme="minorHAnsi" w:cstheme="minorHAnsi"/>
          <w:sz w:val="20"/>
          <w:lang w:val="en-US" w:eastAsia="zh-CN"/>
        </w:rPr>
      </w:r>
    </w:p>
    <w:p w14:paraId="0E9DCAC8" w14:textId="7C4CC4D3" w:rsidR="003D65F6" w:rsidRPr="00BC54F2" w:rsidRDefault="006B6A37" w:rsidP="003D65F6">
      <w:pPr>
        <w:keepLines/>
        <w:tabs>
          <w:tab w:val="left" w:pos="4536"/>
        </w:tabs>
        <w:spacing w:before="0" w:line="260" w:lineRule="atLeast"/>
        <w:jc w:val="left"/>
        <w:rPr>
          <w:rFonts w:asciiTheme="minorHAnsi" w:hAnsiTheme="minorHAnsi" w:cstheme="minorHAnsi"/>
          <w:sz w:val="20"/>
          <w:lang w:val="en-US"/>
        </w:rPr>
      </w:pPr>
      <w:r w:rsidRPr="00BC54F2">
        <w:rPr>
          <w:rFonts w:asciiTheme="minorHAnsi" w:hAnsiTheme="minorHAnsi" w:cstheme="minorHAnsi"/>
          <w:sz w:val="20"/>
          <w:lang w:val="en-US"/>
        </w:rPr>
        <w:t>Stéphanie Ouachan</w:t>
      </w:r>
      <w:r w:rsidR="003D65F6" w:rsidRPr="00BC54F2">
        <w:rPr>
          <w:rFonts w:asciiTheme="minorHAnsi" w:hAnsiTheme="minorHAnsi" w:cstheme="minorHAnsi"/>
          <w:sz w:val="20"/>
          <w:lang w:val="en-US"/>
        </w:rPr>
        <w:br/>
        <w:t xml:space="preserve">Director </w:t>
      </w:r>
      <w:r w:rsidR="003D65F6" w:rsidRPr="00BC54F2">
        <w:rPr>
          <w:rFonts w:asciiTheme="minorHAnsi" w:hAnsiTheme="minorHAnsi" w:cstheme="minorHAnsi"/>
          <w:sz w:val="20"/>
          <w:lang w:val="en-US"/>
        </w:rPr>
        <w:tab/>
        <w:t xml:space="preserve"/>
      </w:r>
    </w:p>
    <w:bookmarkEnd w:id="24"/>
    <w:p w14:paraId="3CE97AAA" w14:textId="4E5D287B" w:rsidR="009D1AC4" w:rsidRPr="00F90C3C" w:rsidRDefault="009D1AC4" w:rsidP="00265FF8">
      <w:pPr>
        <w:keepLines/>
        <w:tabs>
          <w:tab w:val="left" w:pos="4536"/>
        </w:tabs>
        <w:spacing w:before="0" w:line="260" w:lineRule="atLeast"/>
        <w:rPr>
          <w:rFonts w:asciiTheme="minorHAnsi" w:hAnsiTheme="minorHAnsi" w:cstheme="minorHAnsi"/>
          <w:sz w:val="20"/>
          <w:lang w:val="en-US" w:eastAsia="zh-CN"/>
        </w:rPr>
      </w:pPr>
    </w:p>
    <w:sectPr w:rsidR="009D1AC4" w:rsidRPr="00F90C3C">
      <w:headerReference w:type="default" r:id="rId12"/>
      <w:foot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D39D5" w14:textId="77777777" w:rsidR="00204A06" w:rsidRDefault="00204A06">
      <w:pPr>
        <w:spacing w:before="0" w:after="0"/>
      </w:pPr>
      <w:r>
        <w:separator/>
      </w:r>
    </w:p>
  </w:endnote>
  <w:endnote w:type="continuationSeparator" w:id="0">
    <w:p w14:paraId="46E07430" w14:textId="77777777" w:rsidR="00204A06" w:rsidRDefault="00204A0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EE284" w14:textId="60580830" w:rsidR="00265FF8" w:rsidRPr="00444C5D" w:rsidRDefault="00BE48EC">
    <w:pPr>
      <w:pStyle w:val="Footer"/>
      <w:tabs>
        <w:tab w:val="clear" w:pos="4153"/>
        <w:tab w:val="clear" w:pos="8306"/>
        <w:tab w:val="center" w:pos="4678"/>
        <w:tab w:val="right" w:pos="9072"/>
      </w:tabs>
      <w:rPr>
        <w:rFonts w:asciiTheme="minorHAnsi" w:hAnsiTheme="minorHAnsi" w:cstheme="minorHAnsi"/>
        <w:sz w:val="18"/>
        <w:szCs w:val="18"/>
      </w:rPr>
    </w:pPr>
    <w:r w:rsidRPr="00444C5D">
      <w:rPr>
        <w:rFonts w:asciiTheme="minorHAnsi" w:hAnsiTheme="minorHAnsi" w:cstheme="minorHAnsi"/>
        <w:i/>
        <w:iCs/>
        <w:sz w:val="18"/>
        <w:lang w:val="nl-BE"/>
      </w:rPr>
      <w:tab/>
    </w:r>
    <w:r w:rsidRPr="00127436">
      <w:rPr>
        <w:rFonts w:asciiTheme="minorHAnsi" w:hAnsiTheme="minorHAnsi" w:cstheme="minorHAnsi"/>
        <w:i/>
        <w:iCs/>
        <w:sz w:val="18"/>
        <w:lang w:val="en-US"/>
      </w:rPr>
      <w:t>[Please</w:t>
    </w:r>
    <w:r w:rsidR="00444C5D" w:rsidRPr="00127436">
      <w:rPr>
        <w:rFonts w:asciiTheme="minorHAnsi" w:hAnsiTheme="minorHAnsi" w:cstheme="minorHAnsi"/>
        <w:i/>
        <w:iCs/>
        <w:sz w:val="18"/>
        <w:lang w:val="en-US"/>
      </w:rPr>
      <w:t xml:space="preserve"> initial</w:t>
    </w:r>
    <w:del w:id="25" w:author="Phaedra Beyers" w:date="2022-11-14T09:41:00Z">
      <w:r w:rsidR="00444C5D" w:rsidRPr="00127436" w:rsidDel="00127436">
        <w:rPr>
          <w:rFonts w:asciiTheme="minorHAnsi" w:hAnsiTheme="minorHAnsi" w:cstheme="minorHAnsi"/>
          <w:i/>
          <w:iCs/>
          <w:sz w:val="18"/>
          <w:lang w:val="en-US"/>
        </w:rPr>
        <w:delText>e</w:delText>
      </w:r>
    </w:del>
    <w:r w:rsidR="00444C5D" w:rsidRPr="00127436">
      <w:rPr>
        <w:rFonts w:asciiTheme="minorHAnsi" w:hAnsiTheme="minorHAnsi" w:cstheme="minorHAnsi"/>
        <w:i/>
        <w:iCs/>
        <w:sz w:val="18"/>
        <w:lang w:val="en-US"/>
      </w:rPr>
      <w:t xml:space="preserve"> each page, </w:t>
    </w:r>
    <w:r w:rsidRPr="00127436">
      <w:rPr>
        <w:rFonts w:asciiTheme="minorHAnsi" w:hAnsiTheme="minorHAnsi" w:cstheme="minorHAnsi"/>
        <w:i/>
        <w:iCs/>
        <w:sz w:val="18"/>
        <w:lang w:val="en-US"/>
      </w:rPr>
      <w:t xml:space="preserve">sign on page </w:t>
    </w:r>
    <w:r w:rsidR="00310D59" w:rsidRPr="00127436">
      <w:rPr>
        <w:rFonts w:asciiTheme="minorHAnsi" w:hAnsiTheme="minorHAnsi" w:cstheme="minorHAnsi"/>
        <w:i/>
        <w:iCs/>
        <w:sz w:val="18"/>
        <w:lang w:val="en-US"/>
      </w:rPr>
      <w:t>5</w:t>
    </w:r>
    <w:r w:rsidRPr="00127436">
      <w:rPr>
        <w:rFonts w:asciiTheme="minorHAnsi" w:hAnsiTheme="minorHAnsi" w:cstheme="minorHAnsi"/>
        <w:i/>
        <w:iCs/>
        <w:sz w:val="18"/>
        <w:lang w:val="en-US"/>
      </w:rPr>
      <w:t xml:space="preserve"> and complete annex 1 to the Non-Disc</w:t>
    </w:r>
    <w:r w:rsidR="00AC6677" w:rsidRPr="00127436">
      <w:rPr>
        <w:rFonts w:asciiTheme="minorHAnsi" w:hAnsiTheme="minorHAnsi" w:cstheme="minorHAnsi"/>
        <w:i/>
        <w:iCs/>
        <w:sz w:val="18"/>
        <w:lang w:val="en-US"/>
      </w:rPr>
      <w:t>l</w:t>
    </w:r>
    <w:r w:rsidR="00C80EC6" w:rsidRPr="00127436">
      <w:rPr>
        <w:rFonts w:asciiTheme="minorHAnsi" w:hAnsiTheme="minorHAnsi" w:cstheme="minorHAnsi"/>
        <w:i/>
        <w:iCs/>
        <w:sz w:val="18"/>
        <w:lang w:val="en-US"/>
      </w:rPr>
      <w:t>osu</w:t>
    </w:r>
    <w:r w:rsidRPr="00127436">
      <w:rPr>
        <w:rFonts w:asciiTheme="minorHAnsi" w:hAnsiTheme="minorHAnsi" w:cstheme="minorHAnsi"/>
        <w:i/>
        <w:iCs/>
        <w:sz w:val="18"/>
        <w:lang w:val="en-US"/>
      </w:rPr>
      <w:t>re Agreement]</w:t>
    </w:r>
    <w:r w:rsidR="007A130B" w:rsidRPr="00444C5D">
      <w:rPr>
        <w:rFonts w:asciiTheme="minorHAnsi" w:hAnsiTheme="minorHAnsi" w:cstheme="minorHAnsi"/>
      </w:rPr>
      <w:tab/>
    </w:r>
    <w:bookmarkStart w:id="26" w:name="_Ref275194693"/>
    <w:bookmarkEnd w:id="26"/>
  </w:p>
  <w:p w14:paraId="1C849FC5" w14:textId="77777777" w:rsidR="00265FF8" w:rsidRDefault="00265FF8" w:rsidP="00C80EC6">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42572" w14:textId="77777777" w:rsidR="00204A06" w:rsidRDefault="00204A06">
      <w:pPr>
        <w:spacing w:before="0" w:after="0"/>
      </w:pPr>
      <w:r>
        <w:separator/>
      </w:r>
    </w:p>
  </w:footnote>
  <w:footnote w:type="continuationSeparator" w:id="0">
    <w:p w14:paraId="6DC7C95A" w14:textId="77777777" w:rsidR="00204A06" w:rsidRDefault="00204A06">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2035391"/>
      <w:docPartObj>
        <w:docPartGallery w:val="Page Numbers (Top of Page)"/>
        <w:docPartUnique/>
      </w:docPartObj>
    </w:sdtPr>
    <w:sdtEndPr>
      <w:rPr>
        <w:rFonts w:asciiTheme="minorHAnsi" w:hAnsiTheme="minorHAnsi" w:cstheme="minorHAnsi"/>
        <w:sz w:val="18"/>
        <w:szCs w:val="18"/>
      </w:rPr>
    </w:sdtEndPr>
    <w:sdtContent>
      <w:p w14:paraId="216DF4F5" w14:textId="2B8165C1" w:rsidR="00444C5D" w:rsidRPr="00444C5D" w:rsidRDefault="00444C5D">
        <w:pPr>
          <w:pStyle w:val="Header"/>
          <w:jc w:val="center"/>
          <w:rPr>
            <w:rFonts w:asciiTheme="minorHAnsi" w:hAnsiTheme="minorHAnsi" w:cstheme="minorHAnsi"/>
            <w:sz w:val="18"/>
            <w:szCs w:val="18"/>
          </w:rPr>
        </w:pPr>
        <w:r w:rsidRPr="00444C5D">
          <w:rPr>
            <w:rFonts w:asciiTheme="minorHAnsi" w:hAnsiTheme="minorHAnsi" w:cstheme="minorHAnsi"/>
            <w:sz w:val="18"/>
            <w:szCs w:val="18"/>
          </w:rPr>
          <w:fldChar w:fldCharType="begin"/>
        </w:r>
        <w:r w:rsidRPr="00444C5D">
          <w:rPr>
            <w:rFonts w:asciiTheme="minorHAnsi" w:hAnsiTheme="minorHAnsi" w:cstheme="minorHAnsi"/>
            <w:sz w:val="18"/>
            <w:szCs w:val="18"/>
          </w:rPr>
          <w:instrText>PAGE   \* MERGEFORMAT</w:instrText>
        </w:r>
        <w:r w:rsidRPr="00444C5D">
          <w:rPr>
            <w:rFonts w:asciiTheme="minorHAnsi" w:hAnsiTheme="minorHAnsi" w:cstheme="minorHAnsi"/>
            <w:sz w:val="18"/>
            <w:szCs w:val="18"/>
          </w:rPr>
          <w:fldChar w:fldCharType="separate"/>
        </w:r>
        <w:r w:rsidRPr="00444C5D">
          <w:rPr>
            <w:rFonts w:asciiTheme="minorHAnsi" w:hAnsiTheme="minorHAnsi" w:cstheme="minorHAnsi"/>
            <w:sz w:val="18"/>
            <w:szCs w:val="18"/>
            <w:lang w:val="nl-NL"/>
          </w:rPr>
          <w:t>2</w:t>
        </w:r>
        <w:r w:rsidRPr="00444C5D">
          <w:rPr>
            <w:rFonts w:asciiTheme="minorHAnsi" w:hAnsiTheme="minorHAnsi" w:cstheme="minorHAnsi"/>
            <w:sz w:val="18"/>
            <w:szCs w:val="18"/>
          </w:rPr>
          <w:fldChar w:fldCharType="end"/>
        </w:r>
      </w:p>
    </w:sdtContent>
  </w:sdt>
  <w:p w14:paraId="35B3A65E" w14:textId="157E1811" w:rsidR="00265FF8" w:rsidRPr="00406058" w:rsidRDefault="00265FF8">
    <w:pPr>
      <w:pStyle w:val="Header"/>
      <w:tabs>
        <w:tab w:val="clear" w:pos="4153"/>
        <w:tab w:val="clear" w:pos="8306"/>
        <w:tab w:val="center" w:pos="4536"/>
        <w:tab w:val="right" w:pos="9072"/>
      </w:tabs>
      <w:rPr>
        <w:i/>
        <w:iCs/>
        <w:sz w:val="18"/>
        <w:lang w:val="nl-B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E04C1A"/>
    <w:multiLevelType w:val="hybridMultilevel"/>
    <w:tmpl w:val="E2042F64"/>
    <w:lvl w:ilvl="0" w:tplc="E42C13CA">
      <w:start w:val="1"/>
      <w:numFmt w:val="decimal"/>
      <w:lvlText w:val="%1."/>
      <w:lvlJc w:val="left"/>
      <w:pPr>
        <w:ind w:left="360" w:hanging="360"/>
      </w:pPr>
      <w:rPr>
        <w:rFonts w:hint="default"/>
      </w:rPr>
    </w:lvl>
    <w:lvl w:ilvl="1" w:tplc="760419EC">
      <w:start w:val="1"/>
      <w:numFmt w:val="lowerLetter"/>
      <w:lvlText w:val="%2."/>
      <w:lvlJc w:val="left"/>
      <w:pPr>
        <w:ind w:left="1440" w:hanging="360"/>
      </w:pPr>
    </w:lvl>
    <w:lvl w:ilvl="2" w:tplc="DD84A89C" w:tentative="1">
      <w:start w:val="1"/>
      <w:numFmt w:val="lowerRoman"/>
      <w:lvlText w:val="%3."/>
      <w:lvlJc w:val="right"/>
      <w:pPr>
        <w:ind w:left="2160" w:hanging="180"/>
      </w:pPr>
    </w:lvl>
    <w:lvl w:ilvl="3" w:tplc="011C0084" w:tentative="1">
      <w:start w:val="1"/>
      <w:numFmt w:val="decimal"/>
      <w:lvlText w:val="%4."/>
      <w:lvlJc w:val="left"/>
      <w:pPr>
        <w:ind w:left="2880" w:hanging="360"/>
      </w:pPr>
    </w:lvl>
    <w:lvl w:ilvl="4" w:tplc="0BA4FF1E" w:tentative="1">
      <w:start w:val="1"/>
      <w:numFmt w:val="lowerLetter"/>
      <w:lvlText w:val="%5."/>
      <w:lvlJc w:val="left"/>
      <w:pPr>
        <w:ind w:left="3600" w:hanging="360"/>
      </w:pPr>
    </w:lvl>
    <w:lvl w:ilvl="5" w:tplc="D8AAA1FC" w:tentative="1">
      <w:start w:val="1"/>
      <w:numFmt w:val="lowerRoman"/>
      <w:lvlText w:val="%6."/>
      <w:lvlJc w:val="right"/>
      <w:pPr>
        <w:ind w:left="4320" w:hanging="180"/>
      </w:pPr>
    </w:lvl>
    <w:lvl w:ilvl="6" w:tplc="BB44CD88" w:tentative="1">
      <w:start w:val="1"/>
      <w:numFmt w:val="decimal"/>
      <w:lvlText w:val="%7."/>
      <w:lvlJc w:val="left"/>
      <w:pPr>
        <w:ind w:left="5040" w:hanging="360"/>
      </w:pPr>
    </w:lvl>
    <w:lvl w:ilvl="7" w:tplc="709A42C4" w:tentative="1">
      <w:start w:val="1"/>
      <w:numFmt w:val="lowerLetter"/>
      <w:lvlText w:val="%8."/>
      <w:lvlJc w:val="left"/>
      <w:pPr>
        <w:ind w:left="5760" w:hanging="360"/>
      </w:pPr>
    </w:lvl>
    <w:lvl w:ilvl="8" w:tplc="C7A8F39C" w:tentative="1">
      <w:start w:val="1"/>
      <w:numFmt w:val="lowerRoman"/>
      <w:lvlText w:val="%9."/>
      <w:lvlJc w:val="right"/>
      <w:pPr>
        <w:ind w:left="6480" w:hanging="180"/>
      </w:pPr>
    </w:lvl>
  </w:abstractNum>
  <w:num w:numId="1" w16cid:durableId="165205747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haedra Beyers">
    <w15:presenceInfo w15:providerId="Windows Live" w15:userId="620b82f5ef7f894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5F6"/>
    <w:rsid w:val="00014BEF"/>
    <w:rsid w:val="000422D1"/>
    <w:rsid w:val="00070DDA"/>
    <w:rsid w:val="00082956"/>
    <w:rsid w:val="0009328B"/>
    <w:rsid w:val="000B0EF5"/>
    <w:rsid w:val="000B7F8D"/>
    <w:rsid w:val="000D6E1E"/>
    <w:rsid w:val="000F46B5"/>
    <w:rsid w:val="000F4C44"/>
    <w:rsid w:val="001236A1"/>
    <w:rsid w:val="0012453F"/>
    <w:rsid w:val="00127436"/>
    <w:rsid w:val="001432CD"/>
    <w:rsid w:val="00151F0B"/>
    <w:rsid w:val="00152BF4"/>
    <w:rsid w:val="001734EF"/>
    <w:rsid w:val="001844FB"/>
    <w:rsid w:val="001C567E"/>
    <w:rsid w:val="001D0230"/>
    <w:rsid w:val="00204A06"/>
    <w:rsid w:val="00244019"/>
    <w:rsid w:val="00256BBF"/>
    <w:rsid w:val="00265FF8"/>
    <w:rsid w:val="0028384B"/>
    <w:rsid w:val="002B25A0"/>
    <w:rsid w:val="002D0999"/>
    <w:rsid w:val="002D6DEB"/>
    <w:rsid w:val="002F2794"/>
    <w:rsid w:val="003079A4"/>
    <w:rsid w:val="00310D59"/>
    <w:rsid w:val="00323113"/>
    <w:rsid w:val="00361770"/>
    <w:rsid w:val="00373395"/>
    <w:rsid w:val="003A308D"/>
    <w:rsid w:val="003B2D77"/>
    <w:rsid w:val="003B73A3"/>
    <w:rsid w:val="003D5CBC"/>
    <w:rsid w:val="003D65F6"/>
    <w:rsid w:val="00402C22"/>
    <w:rsid w:val="004031C4"/>
    <w:rsid w:val="0041418B"/>
    <w:rsid w:val="00414DE8"/>
    <w:rsid w:val="00416E40"/>
    <w:rsid w:val="00436425"/>
    <w:rsid w:val="00444C5D"/>
    <w:rsid w:val="004450B4"/>
    <w:rsid w:val="004C6995"/>
    <w:rsid w:val="004E578B"/>
    <w:rsid w:val="004F56AF"/>
    <w:rsid w:val="0054554D"/>
    <w:rsid w:val="00550279"/>
    <w:rsid w:val="00573C0E"/>
    <w:rsid w:val="00591460"/>
    <w:rsid w:val="00594359"/>
    <w:rsid w:val="005B06B7"/>
    <w:rsid w:val="005C76EA"/>
    <w:rsid w:val="005E7AD7"/>
    <w:rsid w:val="00627671"/>
    <w:rsid w:val="0066050E"/>
    <w:rsid w:val="00694FD1"/>
    <w:rsid w:val="006A23B9"/>
    <w:rsid w:val="006B6A37"/>
    <w:rsid w:val="00723FCA"/>
    <w:rsid w:val="00753144"/>
    <w:rsid w:val="00770505"/>
    <w:rsid w:val="0077549F"/>
    <w:rsid w:val="007A130B"/>
    <w:rsid w:val="007D495E"/>
    <w:rsid w:val="00800216"/>
    <w:rsid w:val="0082483F"/>
    <w:rsid w:val="00846E6C"/>
    <w:rsid w:val="00850BF3"/>
    <w:rsid w:val="0085701F"/>
    <w:rsid w:val="00870EB7"/>
    <w:rsid w:val="008736FC"/>
    <w:rsid w:val="00884A47"/>
    <w:rsid w:val="008B15EC"/>
    <w:rsid w:val="00903CE5"/>
    <w:rsid w:val="009500F6"/>
    <w:rsid w:val="009548DB"/>
    <w:rsid w:val="009614EE"/>
    <w:rsid w:val="009659CF"/>
    <w:rsid w:val="009828D3"/>
    <w:rsid w:val="009A0D1D"/>
    <w:rsid w:val="009A6270"/>
    <w:rsid w:val="009D1AC4"/>
    <w:rsid w:val="00A45961"/>
    <w:rsid w:val="00A763A8"/>
    <w:rsid w:val="00A8784A"/>
    <w:rsid w:val="00AB2ABF"/>
    <w:rsid w:val="00AB4529"/>
    <w:rsid w:val="00AC464D"/>
    <w:rsid w:val="00AC6677"/>
    <w:rsid w:val="00AD502C"/>
    <w:rsid w:val="00AE0B20"/>
    <w:rsid w:val="00AE6F88"/>
    <w:rsid w:val="00B03296"/>
    <w:rsid w:val="00B15967"/>
    <w:rsid w:val="00B25324"/>
    <w:rsid w:val="00B54EE5"/>
    <w:rsid w:val="00B91DC4"/>
    <w:rsid w:val="00BA260D"/>
    <w:rsid w:val="00BB60FD"/>
    <w:rsid w:val="00BC113F"/>
    <w:rsid w:val="00BC54F2"/>
    <w:rsid w:val="00BC78AB"/>
    <w:rsid w:val="00BE03C9"/>
    <w:rsid w:val="00BE48EC"/>
    <w:rsid w:val="00C03EE0"/>
    <w:rsid w:val="00C17A03"/>
    <w:rsid w:val="00C36C54"/>
    <w:rsid w:val="00C43763"/>
    <w:rsid w:val="00C44B2B"/>
    <w:rsid w:val="00C736B5"/>
    <w:rsid w:val="00C73CA0"/>
    <w:rsid w:val="00C80EC6"/>
    <w:rsid w:val="00CA2FAD"/>
    <w:rsid w:val="00CA718F"/>
    <w:rsid w:val="00D05AFD"/>
    <w:rsid w:val="00D86726"/>
    <w:rsid w:val="00D87056"/>
    <w:rsid w:val="00DB7B7B"/>
    <w:rsid w:val="00E03BC6"/>
    <w:rsid w:val="00E77A2C"/>
    <w:rsid w:val="00EC1477"/>
    <w:rsid w:val="00EC300D"/>
    <w:rsid w:val="00EC55E1"/>
    <w:rsid w:val="00F461BE"/>
    <w:rsid w:val="00F476C0"/>
    <w:rsid w:val="00F550F4"/>
    <w:rsid w:val="00F714B8"/>
    <w:rsid w:val="00F750F3"/>
    <w:rsid w:val="00F8152F"/>
    <w:rsid w:val="00F90C3C"/>
    <w:rsid w:val="00FB5D35"/>
    <w:rsid w:val="00FB5D81"/>
    <w:rsid w:val="00FD7BFA"/>
    <w:rsid w:val="00FF7779"/>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2401F2E"/>
  <w15:chartTrackingRefBased/>
  <w15:docId w15:val="{B8C8A068-89A6-437D-81EA-F1D199437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5F6"/>
    <w:pPr>
      <w:spacing w:before="240" w:after="240" w:line="240" w:lineRule="auto"/>
      <w:jc w:val="both"/>
    </w:pPr>
    <w:rPr>
      <w:rFonts w:ascii="Times New Roman" w:eastAsia="SimSun" w:hAnsi="Times New Roman" w:cs="Times New Roman"/>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ONormal">
    <w:name w:val="AONormal"/>
    <w:link w:val="AONormalChar"/>
    <w:rsid w:val="003D65F6"/>
    <w:pPr>
      <w:spacing w:after="200" w:line="260" w:lineRule="atLeast"/>
    </w:pPr>
    <w:rPr>
      <w:lang w:val="en-GB" w:eastAsia="en-GB"/>
    </w:rPr>
  </w:style>
  <w:style w:type="paragraph" w:styleId="Header">
    <w:name w:val="header"/>
    <w:basedOn w:val="Normal"/>
    <w:link w:val="HeaderChar"/>
    <w:uiPriority w:val="99"/>
    <w:rsid w:val="003D65F6"/>
    <w:pPr>
      <w:tabs>
        <w:tab w:val="center" w:pos="4153"/>
        <w:tab w:val="right" w:pos="8306"/>
      </w:tabs>
    </w:pPr>
  </w:style>
  <w:style w:type="character" w:customStyle="1" w:styleId="HeaderChar">
    <w:name w:val="Header Char"/>
    <w:basedOn w:val="DefaultParagraphFont"/>
    <w:link w:val="Header"/>
    <w:uiPriority w:val="99"/>
    <w:rsid w:val="003D65F6"/>
    <w:rPr>
      <w:rFonts w:ascii="Times New Roman" w:eastAsia="SimSun" w:hAnsi="Times New Roman" w:cs="Times New Roman"/>
      <w:szCs w:val="20"/>
      <w:lang w:val="en-GB"/>
    </w:rPr>
  </w:style>
  <w:style w:type="paragraph" w:styleId="Footer">
    <w:name w:val="footer"/>
    <w:basedOn w:val="Normal"/>
    <w:link w:val="FooterChar"/>
    <w:uiPriority w:val="99"/>
    <w:rsid w:val="003D65F6"/>
    <w:pPr>
      <w:tabs>
        <w:tab w:val="center" w:pos="4153"/>
        <w:tab w:val="right" w:pos="8306"/>
      </w:tabs>
    </w:pPr>
  </w:style>
  <w:style w:type="character" w:customStyle="1" w:styleId="FooterChar">
    <w:name w:val="Footer Char"/>
    <w:basedOn w:val="DefaultParagraphFont"/>
    <w:link w:val="Footer"/>
    <w:uiPriority w:val="99"/>
    <w:rsid w:val="003D65F6"/>
    <w:rPr>
      <w:rFonts w:ascii="Times New Roman" w:eastAsia="SimSun" w:hAnsi="Times New Roman" w:cs="Times New Roman"/>
      <w:szCs w:val="20"/>
      <w:lang w:val="en-GB"/>
    </w:rPr>
  </w:style>
  <w:style w:type="paragraph" w:styleId="ListParagraph">
    <w:name w:val="List Paragraph"/>
    <w:basedOn w:val="Normal"/>
    <w:link w:val="ListParagraphChar"/>
    <w:uiPriority w:val="34"/>
    <w:qFormat/>
    <w:rsid w:val="003D65F6"/>
    <w:pPr>
      <w:ind w:left="720"/>
      <w:contextualSpacing/>
    </w:pPr>
  </w:style>
  <w:style w:type="character" w:customStyle="1" w:styleId="ListParagraphChar">
    <w:name w:val="List Paragraph Char"/>
    <w:basedOn w:val="DefaultParagraphFont"/>
    <w:link w:val="ListParagraph"/>
    <w:uiPriority w:val="34"/>
    <w:rsid w:val="003D65F6"/>
    <w:rPr>
      <w:rFonts w:ascii="Times New Roman" w:eastAsia="SimSun" w:hAnsi="Times New Roman" w:cs="Times New Roman"/>
      <w:szCs w:val="20"/>
      <w:lang w:val="en-GB"/>
    </w:rPr>
  </w:style>
  <w:style w:type="character" w:customStyle="1" w:styleId="AONormalChar">
    <w:name w:val="AONormal Char"/>
    <w:basedOn w:val="DefaultParagraphFont"/>
    <w:link w:val="AONormal"/>
    <w:rsid w:val="003D65F6"/>
    <w:rPr>
      <w:lang w:val="en-GB" w:eastAsia="en-GB"/>
    </w:rPr>
  </w:style>
  <w:style w:type="character" w:customStyle="1" w:styleId="normaltextrun">
    <w:name w:val="normaltextrun"/>
    <w:basedOn w:val="DefaultParagraphFont"/>
    <w:rsid w:val="003D65F6"/>
  </w:style>
  <w:style w:type="character" w:customStyle="1" w:styleId="eop">
    <w:name w:val="eop"/>
    <w:basedOn w:val="DefaultParagraphFont"/>
    <w:rsid w:val="003D65F6"/>
  </w:style>
  <w:style w:type="paragraph" w:customStyle="1" w:styleId="tekst">
    <w:name w:val="tekst"/>
    <w:basedOn w:val="Normal"/>
    <w:rsid w:val="00C03EE0"/>
    <w:pPr>
      <w:spacing w:before="0" w:after="200" w:line="280" w:lineRule="exact"/>
    </w:pPr>
    <w:rPr>
      <w:rFonts w:eastAsia="Times New Roman"/>
      <w:sz w:val="20"/>
    </w:rPr>
  </w:style>
  <w:style w:type="character" w:styleId="Hyperlink">
    <w:name w:val="Hyperlink"/>
    <w:basedOn w:val="DefaultParagraphFont"/>
    <w:uiPriority w:val="99"/>
    <w:unhideWhenUsed/>
    <w:rsid w:val="00F714B8"/>
    <w:rPr>
      <w:color w:val="0563C1" w:themeColor="hyperlink"/>
      <w:u w:val="single"/>
    </w:rPr>
  </w:style>
  <w:style w:type="character" w:styleId="UnresolvedMention">
    <w:name w:val="Unresolved Mention"/>
    <w:basedOn w:val="DefaultParagraphFont"/>
    <w:uiPriority w:val="99"/>
    <w:semiHidden/>
    <w:unhideWhenUsed/>
    <w:rsid w:val="00F714B8"/>
    <w:rPr>
      <w:color w:val="605E5C"/>
      <w:shd w:val="clear" w:color="auto" w:fill="E1DFDD"/>
    </w:rPr>
  </w:style>
  <w:style w:type="table" w:styleId="TableGrid">
    <w:name w:val="Table Grid"/>
    <w:basedOn w:val="TableNormal"/>
    <w:uiPriority w:val="39"/>
    <w:rsid w:val="000F4C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323113"/>
    <w:pPr>
      <w:spacing w:after="0" w:line="240" w:lineRule="auto"/>
    </w:pPr>
    <w:rPr>
      <w:rFonts w:ascii="Times New Roman" w:eastAsia="SimSun" w:hAnsi="Times New Roman" w:cs="Times New Roman"/>
      <w:szCs w:val="20"/>
      <w:lang w:val="en-GB"/>
    </w:rPr>
  </w:style>
  <w:style w:type="paragraph" w:styleId="BalloonText">
    <w:name w:val="Balloon Text"/>
    <w:basedOn w:val="Normal"/>
    <w:link w:val="BalloonTextChar"/>
    <w:uiPriority w:val="99"/>
    <w:semiHidden/>
    <w:unhideWhenUsed/>
    <w:rsid w:val="00C73CA0"/>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73CA0"/>
    <w:rPr>
      <w:rFonts w:ascii="Segoe UI" w:eastAsia="SimSun" w:hAnsi="Segoe UI" w:cs="Segoe UI"/>
      <w:sz w:val="18"/>
      <w:szCs w:val="18"/>
      <w:lang w:val="en-GB"/>
    </w:rPr>
  </w:style>
  <w:style w:type="character" w:styleId="CommentReference">
    <w:name w:val="annotation reference"/>
    <w:basedOn w:val="DefaultParagraphFont"/>
    <w:uiPriority w:val="99"/>
    <w:semiHidden/>
    <w:unhideWhenUsed/>
    <w:rsid w:val="00573C0E"/>
    <w:rPr>
      <w:sz w:val="16"/>
      <w:szCs w:val="16"/>
    </w:rPr>
  </w:style>
  <w:style w:type="paragraph" w:styleId="CommentText">
    <w:name w:val="annotation text"/>
    <w:basedOn w:val="Normal"/>
    <w:link w:val="CommentTextChar"/>
    <w:uiPriority w:val="99"/>
    <w:unhideWhenUsed/>
    <w:rsid w:val="00573C0E"/>
    <w:rPr>
      <w:sz w:val="20"/>
    </w:rPr>
  </w:style>
  <w:style w:type="character" w:customStyle="1" w:styleId="CommentTextChar">
    <w:name w:val="Comment Text Char"/>
    <w:basedOn w:val="DefaultParagraphFont"/>
    <w:link w:val="CommentText"/>
    <w:uiPriority w:val="99"/>
    <w:rsid w:val="00573C0E"/>
    <w:rPr>
      <w:rFonts w:ascii="Times New Roman" w:eastAsia="SimSun" w:hAnsi="Times New Roman"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573C0E"/>
    <w:rPr>
      <w:b/>
      <w:bCs/>
    </w:rPr>
  </w:style>
  <w:style w:type="character" w:customStyle="1" w:styleId="CommentSubjectChar">
    <w:name w:val="Comment Subject Char"/>
    <w:basedOn w:val="CommentTextChar"/>
    <w:link w:val="CommentSubject"/>
    <w:uiPriority w:val="99"/>
    <w:semiHidden/>
    <w:rsid w:val="00573C0E"/>
    <w:rPr>
      <w:rFonts w:ascii="Times New Roman" w:eastAsia="SimSun" w:hAnsi="Times New Roman" w:cs="Times New Roman"/>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286729">
      <w:bodyDiv w:val="1"/>
      <w:marLeft w:val="0"/>
      <w:marRight w:val="0"/>
      <w:marTop w:val="0"/>
      <w:marBottom w:val="0"/>
      <w:divBdr>
        <w:top w:val="none" w:sz="0" w:space="0" w:color="auto"/>
        <w:left w:val="none" w:sz="0" w:space="0" w:color="auto"/>
        <w:bottom w:val="none" w:sz="0" w:space="0" w:color="auto"/>
        <w:right w:val="none" w:sz="0" w:space="0" w:color="auto"/>
      </w:divBdr>
      <w:divsChild>
        <w:div w:id="1582762173">
          <w:marLeft w:val="0"/>
          <w:marRight w:val="0"/>
          <w:marTop w:val="0"/>
          <w:marBottom w:val="0"/>
          <w:divBdr>
            <w:top w:val="none" w:sz="0" w:space="0" w:color="auto"/>
            <w:left w:val="none" w:sz="0" w:space="0" w:color="auto"/>
            <w:bottom w:val="none" w:sz="0" w:space="0" w:color="auto"/>
            <w:right w:val="none" w:sz="0" w:space="0" w:color="auto"/>
          </w:divBdr>
        </w:div>
      </w:divsChild>
    </w:div>
    <w:div w:id="1210921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bram.verstraeten@dealmakers.be" TargetMode="External"/><Relationship Id="rId5" Type="http://schemas.openxmlformats.org/officeDocument/2006/relationships/styles" Target="styles.xml"/><Relationship Id="rId15" Type="http://schemas.microsoft.com/office/2011/relationships/people" Target="people.xml"/><Relationship Id="rId10" Type="http://schemas.openxmlformats.org/officeDocument/2006/relationships/hyperlink" Target="mailto:stephanie@striktlysoftware.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5e19d42-ced4-409a-8697-94ee07143b96">
      <Terms xmlns="http://schemas.microsoft.com/office/infopath/2007/PartnerControls"/>
    </lcf76f155ced4ddcb4097134ff3c332f>
    <TaxCatchAll xmlns="bba7c554-58f6-43ca-848f-6d1ea6dbcba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DDF02D84CC2DF4C82E7A3B81D8FFC08" ma:contentTypeVersion="16" ma:contentTypeDescription="Een nieuw document maken." ma:contentTypeScope="" ma:versionID="3e7e677b82f257a1a249a05a12e77754">
  <xsd:schema xmlns:xsd="http://www.w3.org/2001/XMLSchema" xmlns:xs="http://www.w3.org/2001/XMLSchema" xmlns:p="http://schemas.microsoft.com/office/2006/metadata/properties" xmlns:ns2="a5e19d42-ced4-409a-8697-94ee07143b96" xmlns:ns3="bba7c554-58f6-43ca-848f-6d1ea6dbcbab" targetNamespace="http://schemas.microsoft.com/office/2006/metadata/properties" ma:root="true" ma:fieldsID="7a79721b7f00abcb637b607e6ea4b049" ns2:_="" ns3:_="">
    <xsd:import namespace="a5e19d42-ced4-409a-8697-94ee07143b96"/>
    <xsd:import namespace="bba7c554-58f6-43ca-848f-6d1ea6dbcba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Location"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e19d42-ced4-409a-8697-94ee07143b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27f79627-a011-4e7d-abed-b2a22969323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ba7c554-58f6-43ca-848f-6d1ea6dbcbab" elementFormDefault="qualified">
    <xsd:import namespace="http://schemas.microsoft.com/office/2006/documentManagement/types"/>
    <xsd:import namespace="http://schemas.microsoft.com/office/infopath/2007/PartnerControls"/>
    <xsd:element name="SharedWithUsers" ma:index="16"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Gedeeld met details" ma:internalName="SharedWithDetails" ma:readOnly="true">
      <xsd:simpleType>
        <xsd:restriction base="dms:Note">
          <xsd:maxLength value="255"/>
        </xsd:restriction>
      </xsd:simpleType>
    </xsd:element>
    <xsd:element name="TaxCatchAll" ma:index="23" nillable="true" ma:displayName="Taxonomy Catch All Column" ma:hidden="true" ma:list="{d65f8cef-454d-4e2f-a19b-1456a73cd2d2}" ma:internalName="TaxCatchAll" ma:showField="CatchAllData" ma:web="bba7c554-58f6-43ca-848f-6d1ea6dbcb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D60C276-0677-4758-B15C-98B51103B97F}">
  <ds:schemaRefs>
    <ds:schemaRef ds:uri="http://schemas.microsoft.com/sharepoint/v3/contenttype/forms"/>
  </ds:schemaRefs>
</ds:datastoreItem>
</file>

<file path=customXml/itemProps2.xml><?xml version="1.0" encoding="utf-8"?>
<ds:datastoreItem xmlns:ds="http://schemas.openxmlformats.org/officeDocument/2006/customXml" ds:itemID="{9F3F592B-EB98-4F6F-9CC6-B4AB9BFC6463}">
  <ds:schemaRefs>
    <ds:schemaRef ds:uri="http://schemas.microsoft.com/office/2006/metadata/properties"/>
    <ds:schemaRef ds:uri="http://schemas.microsoft.com/office/infopath/2007/PartnerControls"/>
    <ds:schemaRef ds:uri="a5e19d42-ced4-409a-8697-94ee07143b96"/>
    <ds:schemaRef ds:uri="bba7c554-58f6-43ca-848f-6d1ea6dbcbab"/>
  </ds:schemaRefs>
</ds:datastoreItem>
</file>

<file path=customXml/itemProps3.xml><?xml version="1.0" encoding="utf-8"?>
<ds:datastoreItem xmlns:ds="http://schemas.openxmlformats.org/officeDocument/2006/customXml" ds:itemID="{AE756914-9193-4197-B2F9-11496CEE1F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e19d42-ced4-409a-8697-94ee07143b96"/>
    <ds:schemaRef ds:uri="bba7c554-58f6-43ca-848f-6d1ea6dbcb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2277</Words>
  <Characters>12979</Characters>
  <Application>Microsoft Office Word</Application>
  <DocSecurity>0</DocSecurity>
  <Lines>108</Lines>
  <Paragraphs>30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Sofie Swaelens | Four &amp; Five</dc:creator>
  <cp:keywords/>
  <dc:description/>
  <cp:lastModifiedBy>Paolo Ranno</cp:lastModifiedBy>
  <cp:revision>20</cp:revision>
  <cp:lastPrinted>2022-11-10T10:37:00Z</cp:lastPrinted>
  <dcterms:created xsi:type="dcterms:W3CDTF">2022-11-14T08:39:00Z</dcterms:created>
  <dcterms:modified xsi:type="dcterms:W3CDTF">2025-07-08T14:34:00Z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0x0101002DDF02D84CC2DF4C82E7A3B81D8FFC08</vt:lpwstr>
  </property>
  <property fmtid="{D5CDD505-2E9C-101B-9397-08002B2CF9AE}" pid="3" name="ContentType">
    <vt:lpwstr>DMS Document</vt:lpwstr>
  </property>
  <property fmtid="{D5CDD505-2E9C-101B-9397-08002B2CF9AE}" pid="4" name="ClientCode">
    <vt:lpwstr>34219436</vt:lpwstr>
  </property>
  <property fmtid="{D5CDD505-2E9C-101B-9397-08002B2CF9AE}" pid="5" name="ClientName">
    <vt:lpwstr>STRIKTLY BUSINESS SOFTWARE</vt:lpwstr>
  </property>
  <property fmtid="{D5CDD505-2E9C-101B-9397-08002B2CF9AE}" pid="6" name="MatterCode">
    <vt:lpwstr>1097</vt:lpwstr>
  </property>
  <property fmtid="{D5CDD505-2E9C-101B-9397-08002B2CF9AE}" pid="7" name="MatterName">
    <vt:lpwstr>PROJECT STERN</vt:lpwstr>
  </property>
  <property fmtid="{D5CDD505-2E9C-101B-9397-08002B2CF9AE}" pid="8" name="Created">
    <vt:lpwstr>2022-11-04T15:46:00+00:00</vt:lpwstr>
  </property>
  <property fmtid="{D5CDD505-2E9C-101B-9397-08002B2CF9AE}" pid="9" name="_dlc_DocIdItemGuid">
    <vt:lpwstr>0c74087b-0cf5-4757-94dd-51ed04a4ae1a</vt:lpwstr>
  </property>
  <property fmtid="{D5CDD505-2E9C-101B-9397-08002B2CF9AE}" pid="10" name="Modified">
    <vt:lpwstr>2022-11-04T16:04:00+00:00</vt:lpwstr>
  </property>
  <property fmtid="{D5CDD505-2E9C-101B-9397-08002B2CF9AE}" pid="11" name="_dlc_DocId">
    <vt:lpwstr>FOURFIVE01-1905784611-8</vt:lpwstr>
  </property>
  <property fmtid="{D5CDD505-2E9C-101B-9397-08002B2CF9AE}" pid="12" name="_dlc_DocIdUrl">
    <vt:lpwstr>https://fourfive.sharepoint.com/sites/dms01/736/_layouts/15/DocIdRedir.aspx?ID=FOURFIVE01-1905784611-8, FOURFIVE01-1905784611-8</vt:lpwstr>
  </property>
  <property fmtid="{D5CDD505-2E9C-101B-9397-08002B2CF9AE}" pid="13" name="MediaServiceImageTags">
    <vt:lpwstr/>
  </property>
</Properties>
</file>