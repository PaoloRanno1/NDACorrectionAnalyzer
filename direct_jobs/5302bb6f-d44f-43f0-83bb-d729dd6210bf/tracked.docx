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96663" w14:textId="77777777" w:rsidR="003D65F6" w:rsidRPr="00BC54F2" w:rsidRDefault="003D65F6" w:rsidP="003D65F6">
      <w:pPr>
        <w:rPr>
          <w:rFonts w:asciiTheme="minorHAnsi" w:hAnsiTheme="minorHAnsi" w:cstheme="minorHAnsi"/>
          <w:sz w:val="20"/>
        </w:rPr>
      </w:pPr>
    </w:p>
    <w:p w14:paraId="4D4FAE7A" w14:textId="2F8FAD5A" w:rsidR="00444C5D" w:rsidRPr="00850BF3" w:rsidRDefault="003D65F6" w:rsidP="00850BF3">
      <w:pPr>
        <w:pStyle w:val="ListParagraph"/>
        <w:numPr>
          <w:ilvl w:val="0"/>
          <w:numId w:val="1"/>
        </w:numPr>
        <w:ind w:left="567" w:hanging="567"/>
        <w:contextualSpacing w:val="0"/>
        <w:rPr>
          <w:rFonts w:asciiTheme="minorHAnsi" w:hAnsiTheme="minorHAnsi" w:cstheme="minorHAnsi"/>
          <w:sz w:val="20"/>
        </w:rPr>
      </w:pPr>
      <w:bookmarkStart w:id="0" w:name="_DV_M13"/>
      <w:bookmarkEnd w:id="0"/>
      <w:del w:author="AI Compliance Reviewer" w:date="2025-08-28T09:09:12+00:00" w:id="2">
        <w:r>
          <w:delText xml:space="preserve">The Information will be kept strictly confidential </w:delText>
        </w:r>
      </w:del>
      <w:ins w:author="AI Compliance Reviewer" w:date="2025-08-28T09:09:12+00:00" w:id="2">
        <w:r>
          <w:t xml:space="preserve">The obligations of confidentiality set forth in this Agreement shall continue in full force and effect until the earlier of: (i) successful completion of the Proposed Transaction; and (ii) the date that is two (2) years from the date of this Agreement. These obligations shall survive the termination or expiration of any other provision of this Agreement.</w:t>
        </w:r>
      </w:ins>
      <w:r w:rsidRPr="00BC54F2">
        <w:rPr>
          <w:rFonts w:asciiTheme="minorHAnsi" w:hAnsiTheme="minorHAnsi" w:cstheme="minorHAnsi"/>
          <w:sz w:val="20"/>
        </w:rPr>
        <w:t xml:space="preserve">and shall not, without the prior written consent of the </w:t>
      </w:r>
      <w:r w:rsidR="00256BBF" w:rsidRPr="00BC54F2">
        <w:rPr>
          <w:rFonts w:asciiTheme="minorHAnsi" w:hAnsiTheme="minorHAnsi" w:cstheme="minorHAnsi"/>
          <w:sz w:val="20"/>
        </w:rPr>
        <w:t>Company</w:t>
      </w:r>
      <w:r w:rsidRPr="00BC54F2">
        <w:rPr>
          <w:rFonts w:asciiTheme="minorHAnsi" w:hAnsiTheme="minorHAnsi" w:cstheme="minorHAnsi"/>
          <w:sz w:val="20"/>
        </w:rPr>
        <w:t xml:space="preserve">, be disclosed by you, or by your Representatives, in any matter whatsoever, in whole or in part, except as required by law, and shall not be used other than in connection with your evaluation of the </w:t>
      </w:r>
      <w:r w:rsidR="00A763A8" w:rsidRPr="00BC54F2">
        <w:rPr>
          <w:rFonts w:asciiTheme="minorHAnsi" w:hAnsiTheme="minorHAnsi" w:cstheme="minorHAnsi"/>
          <w:sz w:val="20"/>
        </w:rPr>
        <w:t xml:space="preserve">Proposed </w:t>
      </w:r>
      <w:r w:rsidRPr="00BC54F2">
        <w:rPr>
          <w:rFonts w:asciiTheme="minorHAnsi" w:hAnsiTheme="minorHAnsi" w:cstheme="minorHAnsi"/>
          <w:sz w:val="20"/>
        </w:rPr>
        <w:t>Transaction or the consummation of the</w:t>
      </w:r>
      <w:r w:rsidR="00A763A8" w:rsidRPr="00BC54F2">
        <w:rPr>
          <w:rFonts w:asciiTheme="minorHAnsi" w:hAnsiTheme="minorHAnsi" w:cstheme="minorHAnsi"/>
          <w:sz w:val="20"/>
        </w:rPr>
        <w:t xml:space="preserve"> Proposed</w:t>
      </w:r>
      <w:r w:rsidRPr="00BC54F2">
        <w:rPr>
          <w:rFonts w:asciiTheme="minorHAnsi" w:hAnsiTheme="minorHAnsi" w:cstheme="minorHAnsi"/>
          <w:sz w:val="20"/>
        </w:rPr>
        <w:t xml:space="preserve"> Transaction in a manner that the </w:t>
      </w:r>
      <w:r w:rsidR="00256BBF" w:rsidRPr="00BC54F2">
        <w:rPr>
          <w:rFonts w:asciiTheme="minorHAnsi" w:hAnsiTheme="minorHAnsi" w:cstheme="minorHAnsi"/>
          <w:sz w:val="20"/>
        </w:rPr>
        <w:t>Company</w:t>
      </w:r>
      <w:r w:rsidRPr="00BC54F2">
        <w:rPr>
          <w:rFonts w:asciiTheme="minorHAnsi" w:hAnsiTheme="minorHAnsi" w:cstheme="minorHAnsi"/>
          <w:sz w:val="20"/>
        </w:rPr>
        <w:t xml:space="preserve"> has approved. The Information shall not be used by you or your Representatives for any other purposes</w:t>
      </w:r>
      <w:r w:rsidR="00AB4529" w:rsidRPr="00BC54F2">
        <w:rPr>
          <w:rFonts w:asciiTheme="minorHAnsi" w:hAnsiTheme="minorHAnsi" w:cstheme="minorHAnsi"/>
          <w:sz w:val="20"/>
        </w:rPr>
        <w:t>, in particular competitive purposes,</w:t>
      </w:r>
      <w:r w:rsidRPr="00BC54F2">
        <w:rPr>
          <w:rFonts w:asciiTheme="minorHAnsi" w:hAnsiTheme="minorHAnsi" w:cstheme="minorHAnsi"/>
          <w:sz w:val="20"/>
        </w:rPr>
        <w:t xml:space="preserve"> than evaluating or consummating the </w:t>
      </w:r>
      <w:r w:rsidR="00550279" w:rsidRPr="00BC54F2">
        <w:rPr>
          <w:rFonts w:asciiTheme="minorHAnsi" w:hAnsiTheme="minorHAnsi" w:cstheme="minorHAnsi"/>
          <w:sz w:val="20"/>
        </w:rPr>
        <w:t xml:space="preserve">Proposed </w:t>
      </w:r>
      <w:r w:rsidRPr="00BC54F2">
        <w:rPr>
          <w:rFonts w:asciiTheme="minorHAnsi" w:hAnsiTheme="minorHAnsi" w:cstheme="minorHAnsi"/>
          <w:sz w:val="20"/>
        </w:rPr>
        <w:t>Transaction</w:t>
      </w:r>
      <w:r w:rsidR="00AB4529" w:rsidRPr="00BC54F2">
        <w:rPr>
          <w:rFonts w:asciiTheme="minorHAnsi" w:hAnsiTheme="minorHAnsi" w:cstheme="minorHAnsi"/>
          <w:sz w:val="20"/>
        </w:rPr>
        <w:t>.</w:t>
      </w:r>
    </w:p>
    <w:p w14:paraId="3F5810EF" w14:textId="6FBBD2BF"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del w:author="AI Compliance Reviewer" w:date="2025-08-28T09:09:12+00:00" w:id="1">
        <w:r>
          <w:delText xml:space="preserve">You agree to disclose the Information only to those of your Representatives who need to know such Information and are directly concerned with the assessment of the Company or the negotiations with respect to the Proposed Transaction. </w:delText>
        </w:r>
      </w:del>
      <w:ins w:author="AI Compliance Reviewer" w:date="2025-08-28T09:09:12+00:00" w:id="1">
        <w:r>
          <w:t xml:space="preserve">You agree to disclose the Information to your affiliates and your and their respective directors, officers, employees, consultants, advisers, shareholders, potential syndicate members, agents, representatives, and other providers of financing (collectively, “Representatives”) who need to know such Information for the Proposed Transaction, provided that you shall be responsible for any breach of this Agreement by your Representatives.</w:t>
        </w:r>
      </w:ins>
      <w:del w:author="AI Compliance Reviewer" w:date="2025-08-28T09:09:12+00:00" w:id="3">
        <w:r>
          <w:delText xml:space="preserve"> You acknowledge and agree that you shall, without prejudice to any right of the Sellers or the Company, be responsible for any breach of confidentiality under this Agreement by your Representatives (as if they had signed this Agreement).</w:delText>
        </w:r>
      </w:del>
      <w:ins w:author="AI Compliance Reviewer" w:date="2025-08-28T09:09:12+00:00" w:id="3">
        <w:r>
          <w:t xml:space="preserve">You acknowledge and agree that you shall, without prejudice to any right of the Sellers or the Company, use your best efforts to procure that each of your Representatives who receives any Information is aware of and adheres to the terms of this Agreement, and you shall be responsible for any breach of the confidentiality obligations of this Agreement by your Representatives.</w:t>
        </w:r>
      </w:ins>
      <w:r w:rsidRPr="00BC54F2">
        <w:rPr>
          <w:rFonts w:asciiTheme="minorHAnsi" w:hAnsiTheme="minorHAnsi" w:cstheme="minorHAnsi"/>
          <w:sz w:val="20"/>
        </w:rPr>
        <w:t>They shall be informed by you in advance of the confidential nature of the Information.</w:t>
      </w:r>
    </w:p>
    <w:p w14:paraId="3CE97AAA" w14:textId="69669FEC" w:rsidR="009D1AC4" w:rsidRPr="00E74350" w:rsidRDefault="003D65F6" w:rsidP="00E74350">
      <w:pPr>
        <w:pStyle w:val="ListParagraph"/>
        <w:numPr>
          <w:ilvl w:val="0"/>
          <w:numId w:val="1"/>
        </w:numPr>
        <w:ind w:left="567" w:hanging="567"/>
        <w:contextualSpacing w:val="0"/>
        <w:rPr>
          <w:rFonts w:asciiTheme="minorHAnsi" w:hAnsiTheme="minorHAnsi" w:cstheme="minorHAnsi"/>
          <w:sz w:val="20"/>
        </w:rPr>
      </w:pPr>
      <w:bookmarkStart w:id="1" w:name="_Ref69969935"/>
      <w:r w:rsidRPr="00BC54F2">
        <w:rPr>
          <w:rFonts w:asciiTheme="minorHAnsi" w:hAnsiTheme="minorHAnsi" w:cstheme="minorHAnsi"/>
          <w:sz w:val="20"/>
        </w:rPr>
        <w:t xml:space="preserve">You agree that you will upon the </w:t>
      </w:r>
      <w:r w:rsidR="00B15967" w:rsidRPr="00BC54F2">
        <w:rPr>
          <w:rFonts w:asciiTheme="minorHAnsi" w:hAnsiTheme="minorHAnsi" w:cstheme="minorHAnsi"/>
          <w:sz w:val="20"/>
        </w:rPr>
        <w:t>Company’s</w:t>
      </w:r>
      <w:r w:rsidRPr="00BC54F2">
        <w:rPr>
          <w:rFonts w:asciiTheme="minorHAnsi" w:hAnsiTheme="minorHAnsi" w:cstheme="minorHAnsi"/>
          <w:sz w:val="20"/>
        </w:rPr>
        <w:t xml:space="preserve"> written request, at any time, immediately return (or cause to be returned) or, at your discretion, destroy (or cause to be destroyed), all copies of the Information in your possession and in the possession of your Representatives (including but not limited to all documents, memoranda, notes and other writings -regardless of the medium used- and any other recordings or duplications thereof (including all copies, extracts or other reproductions) prepared by or on behalf of you that reproduce or incorporate portions of information contained in the Information). At the </w:t>
      </w:r>
      <w:r w:rsidR="00B15967" w:rsidRPr="00BC54F2">
        <w:rPr>
          <w:rFonts w:asciiTheme="minorHAnsi" w:hAnsiTheme="minorHAnsi" w:cstheme="minorHAnsi"/>
          <w:sz w:val="20"/>
        </w:rPr>
        <w:t>Company’s</w:t>
      </w:r>
      <w:r w:rsidRPr="00BC54F2">
        <w:rPr>
          <w:rFonts w:asciiTheme="minorHAnsi" w:hAnsiTheme="minorHAnsi" w:cstheme="minorHAnsi"/>
          <w:sz w:val="20"/>
        </w:rPr>
        <w:t xml:space="preserve"> request, you will provide written certification of your compliance with this section </w:t>
      </w:r>
      <w:r w:rsidRPr="00BC54F2">
        <w:rPr>
          <w:rFonts w:asciiTheme="minorHAnsi" w:hAnsiTheme="minorHAnsi" w:cstheme="minorHAnsi"/>
          <w:sz w:val="20"/>
        </w:rPr>
        <w:fldChar w:fldCharType="begin"/>
      </w:r>
      <w:r w:rsidRPr="00BC54F2">
        <w:rPr>
          <w:rFonts w:asciiTheme="minorHAnsi" w:hAnsiTheme="minorHAnsi" w:cstheme="minorHAnsi"/>
          <w:sz w:val="20"/>
        </w:rPr>
        <w:instrText xml:space="preserve"> REF _Ref69969935 \r \h </w:instrText>
      </w:r>
      <w:r w:rsidR="00BC78AB" w:rsidRPr="00BC54F2">
        <w:rPr>
          <w:rFonts w:asciiTheme="minorHAnsi" w:hAnsiTheme="minorHAnsi" w:cstheme="minorHAnsi"/>
          <w:sz w:val="20"/>
        </w:rPr>
        <w:instrText xml:space="preserve"> \* MERGEFORMAT </w:instrText>
      </w:r>
      <w:r w:rsidRPr="00BC54F2">
        <w:rPr>
          <w:rFonts w:asciiTheme="minorHAnsi" w:hAnsiTheme="minorHAnsi" w:cstheme="minorHAnsi"/>
          <w:sz w:val="20"/>
        </w:rPr>
      </w:r>
      <w:r w:rsidRPr="00BC54F2">
        <w:rPr>
          <w:rFonts w:asciiTheme="minorHAnsi" w:hAnsiTheme="minorHAnsi" w:cstheme="minorHAnsi"/>
          <w:sz w:val="20"/>
        </w:rPr>
        <w:fldChar w:fldCharType="separate"/>
      </w:r>
      <w:r w:rsidR="00591460">
        <w:rPr>
          <w:rFonts w:asciiTheme="minorHAnsi" w:hAnsiTheme="minorHAnsi" w:cstheme="minorHAnsi"/>
          <w:sz w:val="20"/>
        </w:rPr>
        <w:t>8</w:t>
      </w:r>
      <w:r w:rsidRPr="00BC54F2">
        <w:rPr>
          <w:rFonts w:asciiTheme="minorHAnsi" w:hAnsiTheme="minorHAnsi" w:cstheme="minorHAnsi"/>
          <w:sz w:val="20"/>
        </w:rPr>
        <w:fldChar w:fldCharType="end"/>
      </w:r>
      <w:r w:rsidRPr="00BC54F2">
        <w:rPr>
          <w:rFonts w:asciiTheme="minorHAnsi" w:hAnsiTheme="minorHAnsi" w:cstheme="minorHAnsi"/>
          <w:sz w:val="20"/>
        </w:rPr>
        <w:t xml:space="preserve">. An exception is made under this section </w:t>
      </w:r>
      <w:r w:rsidRPr="00BC54F2">
        <w:rPr>
          <w:rFonts w:asciiTheme="minorHAnsi" w:hAnsiTheme="minorHAnsi" w:cstheme="minorHAnsi"/>
          <w:sz w:val="20"/>
        </w:rPr>
        <w:fldChar w:fldCharType="begin"/>
      </w:r>
      <w:r w:rsidRPr="00BC54F2">
        <w:rPr>
          <w:rFonts w:asciiTheme="minorHAnsi" w:hAnsiTheme="minorHAnsi" w:cstheme="minorHAnsi"/>
          <w:sz w:val="20"/>
        </w:rPr>
        <w:instrText xml:space="preserve"> REF _Ref69969935 \r \h </w:instrText>
      </w:r>
      <w:r w:rsidR="00BC78AB" w:rsidRPr="00BC54F2">
        <w:rPr>
          <w:rFonts w:asciiTheme="minorHAnsi" w:hAnsiTheme="minorHAnsi" w:cstheme="minorHAnsi"/>
          <w:sz w:val="20"/>
        </w:rPr>
        <w:instrText xml:space="preserve"> \* MERGEFORMAT </w:instrText>
      </w:r>
      <w:r w:rsidRPr="00BC54F2">
        <w:rPr>
          <w:rFonts w:asciiTheme="minorHAnsi" w:hAnsiTheme="minorHAnsi" w:cstheme="minorHAnsi"/>
          <w:sz w:val="20"/>
        </w:rPr>
      </w:r>
      <w:r w:rsidRPr="00BC54F2">
        <w:rPr>
          <w:rFonts w:asciiTheme="minorHAnsi" w:hAnsiTheme="minorHAnsi" w:cstheme="minorHAnsi"/>
          <w:sz w:val="20"/>
        </w:rPr>
        <w:fldChar w:fldCharType="separate"/>
      </w:r>
      <w:r w:rsidR="00591460">
        <w:rPr>
          <w:rFonts w:asciiTheme="minorHAnsi" w:hAnsiTheme="minorHAnsi" w:cstheme="minorHAnsi"/>
          <w:sz w:val="20"/>
        </w:rPr>
        <w:t>8</w:t>
      </w:r>
      <w:r w:rsidRPr="00BC54F2">
        <w:rPr>
          <w:rFonts w:asciiTheme="minorHAnsi" w:hAnsiTheme="minorHAnsi" w:cstheme="minorHAnsi"/>
          <w:sz w:val="20"/>
        </w:rPr>
        <w:fldChar w:fldCharType="end"/>
      </w:r>
      <w:r w:rsidRPr="00BC54F2">
        <w:rPr>
          <w:rFonts w:asciiTheme="minorHAnsi" w:hAnsiTheme="minorHAnsi" w:cstheme="minorHAnsi"/>
          <w:sz w:val="20"/>
        </w:rPr>
        <w:t xml:space="preserve"> for that part of the Information which you or your Representatives are required by law or regulation to retain. Such part of the Information may be retained by you and/or your Representatives, be it only for such period of time as required by applicable law or regulation, provided that the Information so retained will remain subject to the other terms and conditions of this Agreement.</w:t>
      </w:r>
      <w:bookmarkStart w:id="2" w:name="_DV_M18"/>
      <w:bookmarkStart w:id="3" w:name="_DV_M21"/>
      <w:bookmarkStart w:id="4" w:name="_DV_M22"/>
      <w:bookmarkStart w:id="5" w:name="_DV_M23"/>
      <w:bookmarkStart w:id="6" w:name="_DV_M24"/>
      <w:bookmarkEnd w:id="1"/>
      <w:bookmarkEnd w:id="2"/>
      <w:bookmarkEnd w:id="3"/>
      <w:bookmarkEnd w:id="4"/>
      <w:bookmarkEnd w:id="5"/>
      <w:bookmarkEnd w:id="6"/>
    </w:p>
    <w:sectPr w:rsidR="009D1AC4" w:rsidRPr="00E74350">
      <w:headerReference w:type="default" r:id="rId10"/>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D39D5" w14:textId="77777777" w:rsidR="00204A06" w:rsidRDefault="00204A06">
      <w:pPr>
        <w:spacing w:before="0" w:after="0"/>
      </w:pPr>
      <w:r>
        <w:separator/>
      </w:r>
    </w:p>
  </w:endnote>
  <w:endnote w:type="continuationSeparator" w:id="0">
    <w:p w14:paraId="46E07430" w14:textId="77777777" w:rsidR="00204A06" w:rsidRDefault="00204A0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EE284" w14:textId="60580830" w:rsidR="00265FF8" w:rsidRPr="00444C5D" w:rsidRDefault="00BE48EC">
    <w:pPr>
      <w:pStyle w:val="Footer"/>
      <w:tabs>
        <w:tab w:val="clear" w:pos="4153"/>
        <w:tab w:val="clear" w:pos="8306"/>
        <w:tab w:val="center" w:pos="4678"/>
        <w:tab w:val="right" w:pos="9072"/>
      </w:tabs>
      <w:rPr>
        <w:rFonts w:asciiTheme="minorHAnsi" w:hAnsiTheme="minorHAnsi" w:cstheme="minorHAnsi"/>
        <w:sz w:val="18"/>
        <w:szCs w:val="18"/>
      </w:rPr>
    </w:pPr>
    <w:r w:rsidRPr="00444C5D">
      <w:rPr>
        <w:rFonts w:asciiTheme="minorHAnsi" w:hAnsiTheme="minorHAnsi" w:cstheme="minorHAnsi"/>
        <w:i/>
        <w:iCs/>
        <w:sz w:val="18"/>
        <w:lang w:val="nl-BE"/>
      </w:rPr>
      <w:tab/>
    </w:r>
    <w:r w:rsidRPr="00127436">
      <w:rPr>
        <w:rFonts w:asciiTheme="minorHAnsi" w:hAnsiTheme="minorHAnsi" w:cstheme="minorHAnsi"/>
        <w:i/>
        <w:iCs/>
        <w:sz w:val="18"/>
        <w:lang w:val="en-US"/>
      </w:rPr>
      <w:t>[Please</w:t>
    </w:r>
    <w:r w:rsidR="00444C5D" w:rsidRPr="00127436">
      <w:rPr>
        <w:rFonts w:asciiTheme="minorHAnsi" w:hAnsiTheme="minorHAnsi" w:cstheme="minorHAnsi"/>
        <w:i/>
        <w:iCs/>
        <w:sz w:val="18"/>
        <w:lang w:val="en-US"/>
      </w:rPr>
      <w:t xml:space="preserve"> initial</w:t>
    </w:r>
    <w:del w:id="7" w:author="Phaedra Beyers" w:date="2022-11-14T09:41:00Z">
      <w:r w:rsidR="00444C5D" w:rsidRPr="00127436" w:rsidDel="00127436">
        <w:rPr>
          <w:rFonts w:asciiTheme="minorHAnsi" w:hAnsiTheme="minorHAnsi" w:cstheme="minorHAnsi"/>
          <w:i/>
          <w:iCs/>
          <w:sz w:val="18"/>
          <w:lang w:val="en-US"/>
        </w:rPr>
        <w:delText>e</w:delText>
      </w:r>
    </w:del>
    <w:r w:rsidR="00444C5D" w:rsidRPr="00127436">
      <w:rPr>
        <w:rFonts w:asciiTheme="minorHAnsi" w:hAnsiTheme="minorHAnsi" w:cstheme="minorHAnsi"/>
        <w:i/>
        <w:iCs/>
        <w:sz w:val="18"/>
        <w:lang w:val="en-US"/>
      </w:rPr>
      <w:t xml:space="preserve"> each page, </w:t>
    </w:r>
    <w:r w:rsidRPr="00127436">
      <w:rPr>
        <w:rFonts w:asciiTheme="minorHAnsi" w:hAnsiTheme="minorHAnsi" w:cstheme="minorHAnsi"/>
        <w:i/>
        <w:iCs/>
        <w:sz w:val="18"/>
        <w:lang w:val="en-US"/>
      </w:rPr>
      <w:t xml:space="preserve">sign on page </w:t>
    </w:r>
    <w:r w:rsidR="00310D59" w:rsidRPr="00127436">
      <w:rPr>
        <w:rFonts w:asciiTheme="minorHAnsi" w:hAnsiTheme="minorHAnsi" w:cstheme="minorHAnsi"/>
        <w:i/>
        <w:iCs/>
        <w:sz w:val="18"/>
        <w:lang w:val="en-US"/>
      </w:rPr>
      <w:t>5</w:t>
    </w:r>
    <w:r w:rsidRPr="00127436">
      <w:rPr>
        <w:rFonts w:asciiTheme="minorHAnsi" w:hAnsiTheme="minorHAnsi" w:cstheme="minorHAnsi"/>
        <w:i/>
        <w:iCs/>
        <w:sz w:val="18"/>
        <w:lang w:val="en-US"/>
      </w:rPr>
      <w:t xml:space="preserve"> and complete annex 1 to the Non-Disc</w:t>
    </w:r>
    <w:r w:rsidR="00AC6677" w:rsidRPr="00127436">
      <w:rPr>
        <w:rFonts w:asciiTheme="minorHAnsi" w:hAnsiTheme="minorHAnsi" w:cstheme="minorHAnsi"/>
        <w:i/>
        <w:iCs/>
        <w:sz w:val="18"/>
        <w:lang w:val="en-US"/>
      </w:rPr>
      <w:t>l</w:t>
    </w:r>
    <w:r w:rsidR="00C80EC6" w:rsidRPr="00127436">
      <w:rPr>
        <w:rFonts w:asciiTheme="minorHAnsi" w:hAnsiTheme="minorHAnsi" w:cstheme="minorHAnsi"/>
        <w:i/>
        <w:iCs/>
        <w:sz w:val="18"/>
        <w:lang w:val="en-US"/>
      </w:rPr>
      <w:t>osu</w:t>
    </w:r>
    <w:r w:rsidRPr="00127436">
      <w:rPr>
        <w:rFonts w:asciiTheme="minorHAnsi" w:hAnsiTheme="minorHAnsi" w:cstheme="minorHAnsi"/>
        <w:i/>
        <w:iCs/>
        <w:sz w:val="18"/>
        <w:lang w:val="en-US"/>
      </w:rPr>
      <w:t>re Agreement]</w:t>
    </w:r>
    <w:r w:rsidR="007A130B" w:rsidRPr="00444C5D">
      <w:rPr>
        <w:rFonts w:asciiTheme="minorHAnsi" w:hAnsiTheme="minorHAnsi" w:cstheme="minorHAnsi"/>
      </w:rPr>
      <w:tab/>
    </w:r>
    <w:bookmarkStart w:id="8" w:name="_Ref275194693"/>
    <w:bookmarkEnd w:id="8"/>
  </w:p>
  <w:p w14:paraId="1C849FC5" w14:textId="77777777" w:rsidR="00265FF8" w:rsidRDefault="00265FF8" w:rsidP="00C80EC6">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42572" w14:textId="77777777" w:rsidR="00204A06" w:rsidRDefault="00204A06">
      <w:pPr>
        <w:spacing w:before="0" w:after="0"/>
      </w:pPr>
      <w:r>
        <w:separator/>
      </w:r>
    </w:p>
  </w:footnote>
  <w:footnote w:type="continuationSeparator" w:id="0">
    <w:p w14:paraId="6DC7C95A" w14:textId="77777777" w:rsidR="00204A06" w:rsidRDefault="00204A06">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2035391"/>
      <w:docPartObj>
        <w:docPartGallery w:val="Page Numbers (Top of Page)"/>
        <w:docPartUnique/>
      </w:docPartObj>
    </w:sdtPr>
    <w:sdtEndPr>
      <w:rPr>
        <w:rFonts w:asciiTheme="minorHAnsi" w:hAnsiTheme="minorHAnsi" w:cstheme="minorHAnsi"/>
        <w:sz w:val="18"/>
        <w:szCs w:val="18"/>
      </w:rPr>
    </w:sdtEndPr>
    <w:sdtContent>
      <w:p w14:paraId="216DF4F5" w14:textId="2B8165C1" w:rsidR="00444C5D" w:rsidRPr="00444C5D" w:rsidRDefault="00444C5D">
        <w:pPr>
          <w:pStyle w:val="Header"/>
          <w:jc w:val="center"/>
          <w:rPr>
            <w:rFonts w:asciiTheme="minorHAnsi" w:hAnsiTheme="minorHAnsi" w:cstheme="minorHAnsi"/>
            <w:sz w:val="18"/>
            <w:szCs w:val="18"/>
          </w:rPr>
        </w:pPr>
        <w:r w:rsidRPr="00444C5D">
          <w:rPr>
            <w:rFonts w:asciiTheme="minorHAnsi" w:hAnsiTheme="minorHAnsi" w:cstheme="minorHAnsi"/>
            <w:sz w:val="18"/>
            <w:szCs w:val="18"/>
          </w:rPr>
          <w:fldChar w:fldCharType="begin"/>
        </w:r>
        <w:r w:rsidRPr="00444C5D">
          <w:rPr>
            <w:rFonts w:asciiTheme="minorHAnsi" w:hAnsiTheme="minorHAnsi" w:cstheme="minorHAnsi"/>
            <w:sz w:val="18"/>
            <w:szCs w:val="18"/>
          </w:rPr>
          <w:instrText>PAGE   \* MERGEFORMAT</w:instrText>
        </w:r>
        <w:r w:rsidRPr="00444C5D">
          <w:rPr>
            <w:rFonts w:asciiTheme="minorHAnsi" w:hAnsiTheme="minorHAnsi" w:cstheme="minorHAnsi"/>
            <w:sz w:val="18"/>
            <w:szCs w:val="18"/>
          </w:rPr>
          <w:fldChar w:fldCharType="separate"/>
        </w:r>
        <w:r w:rsidRPr="00444C5D">
          <w:rPr>
            <w:rFonts w:asciiTheme="minorHAnsi" w:hAnsiTheme="minorHAnsi" w:cstheme="minorHAnsi"/>
            <w:sz w:val="18"/>
            <w:szCs w:val="18"/>
            <w:lang w:val="nl-NL"/>
          </w:rPr>
          <w:t>2</w:t>
        </w:r>
        <w:r w:rsidRPr="00444C5D">
          <w:rPr>
            <w:rFonts w:asciiTheme="minorHAnsi" w:hAnsiTheme="minorHAnsi" w:cstheme="minorHAnsi"/>
            <w:sz w:val="18"/>
            <w:szCs w:val="18"/>
          </w:rPr>
          <w:fldChar w:fldCharType="end"/>
        </w:r>
      </w:p>
    </w:sdtContent>
  </w:sdt>
  <w:p w14:paraId="35B3A65E" w14:textId="157E1811" w:rsidR="00265FF8" w:rsidRPr="00406058" w:rsidRDefault="00265FF8">
    <w:pPr>
      <w:pStyle w:val="Header"/>
      <w:tabs>
        <w:tab w:val="clear" w:pos="4153"/>
        <w:tab w:val="clear" w:pos="8306"/>
        <w:tab w:val="center" w:pos="4536"/>
        <w:tab w:val="right" w:pos="9072"/>
      </w:tabs>
      <w:rPr>
        <w:i/>
        <w:iCs/>
        <w:sz w:val="18"/>
        <w:lang w:val="nl-B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E04C1A"/>
    <w:multiLevelType w:val="hybridMultilevel"/>
    <w:tmpl w:val="E2042F64"/>
    <w:lvl w:ilvl="0" w:tplc="E42C13CA">
      <w:start w:val="1"/>
      <w:numFmt w:val="decimal"/>
      <w:lvlText w:val="%1."/>
      <w:lvlJc w:val="left"/>
      <w:pPr>
        <w:ind w:left="360" w:hanging="360"/>
      </w:pPr>
      <w:rPr>
        <w:rFonts w:hint="default"/>
      </w:rPr>
    </w:lvl>
    <w:lvl w:ilvl="1" w:tplc="760419EC">
      <w:start w:val="1"/>
      <w:numFmt w:val="lowerLetter"/>
      <w:lvlText w:val="%2."/>
      <w:lvlJc w:val="left"/>
      <w:pPr>
        <w:ind w:left="1440" w:hanging="360"/>
      </w:pPr>
    </w:lvl>
    <w:lvl w:ilvl="2" w:tplc="DD84A89C" w:tentative="1">
      <w:start w:val="1"/>
      <w:numFmt w:val="lowerRoman"/>
      <w:lvlText w:val="%3."/>
      <w:lvlJc w:val="right"/>
      <w:pPr>
        <w:ind w:left="2160" w:hanging="180"/>
      </w:pPr>
    </w:lvl>
    <w:lvl w:ilvl="3" w:tplc="011C0084" w:tentative="1">
      <w:start w:val="1"/>
      <w:numFmt w:val="decimal"/>
      <w:lvlText w:val="%4."/>
      <w:lvlJc w:val="left"/>
      <w:pPr>
        <w:ind w:left="2880" w:hanging="360"/>
      </w:pPr>
    </w:lvl>
    <w:lvl w:ilvl="4" w:tplc="0BA4FF1E" w:tentative="1">
      <w:start w:val="1"/>
      <w:numFmt w:val="lowerLetter"/>
      <w:lvlText w:val="%5."/>
      <w:lvlJc w:val="left"/>
      <w:pPr>
        <w:ind w:left="3600" w:hanging="360"/>
      </w:pPr>
    </w:lvl>
    <w:lvl w:ilvl="5" w:tplc="D8AAA1FC" w:tentative="1">
      <w:start w:val="1"/>
      <w:numFmt w:val="lowerRoman"/>
      <w:lvlText w:val="%6."/>
      <w:lvlJc w:val="right"/>
      <w:pPr>
        <w:ind w:left="4320" w:hanging="180"/>
      </w:pPr>
    </w:lvl>
    <w:lvl w:ilvl="6" w:tplc="BB44CD88" w:tentative="1">
      <w:start w:val="1"/>
      <w:numFmt w:val="decimal"/>
      <w:lvlText w:val="%7."/>
      <w:lvlJc w:val="left"/>
      <w:pPr>
        <w:ind w:left="5040" w:hanging="360"/>
      </w:pPr>
    </w:lvl>
    <w:lvl w:ilvl="7" w:tplc="709A42C4" w:tentative="1">
      <w:start w:val="1"/>
      <w:numFmt w:val="lowerLetter"/>
      <w:lvlText w:val="%8."/>
      <w:lvlJc w:val="left"/>
      <w:pPr>
        <w:ind w:left="5760" w:hanging="360"/>
      </w:pPr>
    </w:lvl>
    <w:lvl w:ilvl="8" w:tplc="C7A8F39C" w:tentative="1">
      <w:start w:val="1"/>
      <w:numFmt w:val="lowerRoman"/>
      <w:lvlText w:val="%9."/>
      <w:lvlJc w:val="right"/>
      <w:pPr>
        <w:ind w:left="6480" w:hanging="180"/>
      </w:pPr>
    </w:lvl>
  </w:abstractNum>
  <w:num w:numId="1" w16cid:durableId="165205747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haedra Beyers">
    <w15:presenceInfo w15:providerId="Windows Live" w15:userId="620b82f5ef7f894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5F6"/>
    <w:rsid w:val="00014BEF"/>
    <w:rsid w:val="000422D1"/>
    <w:rsid w:val="00070DDA"/>
    <w:rsid w:val="00082956"/>
    <w:rsid w:val="0009328B"/>
    <w:rsid w:val="000B0EF5"/>
    <w:rsid w:val="000B7F8D"/>
    <w:rsid w:val="000D6E1E"/>
    <w:rsid w:val="000F46B5"/>
    <w:rsid w:val="000F4C44"/>
    <w:rsid w:val="001236A1"/>
    <w:rsid w:val="0012453F"/>
    <w:rsid w:val="00127436"/>
    <w:rsid w:val="00134C01"/>
    <w:rsid w:val="001432CD"/>
    <w:rsid w:val="00151F0B"/>
    <w:rsid w:val="00152BF4"/>
    <w:rsid w:val="001734EF"/>
    <w:rsid w:val="001844FB"/>
    <w:rsid w:val="001C567E"/>
    <w:rsid w:val="001D0230"/>
    <w:rsid w:val="00204A06"/>
    <w:rsid w:val="00244019"/>
    <w:rsid w:val="00256BBF"/>
    <w:rsid w:val="00265FF8"/>
    <w:rsid w:val="0028384B"/>
    <w:rsid w:val="002B25A0"/>
    <w:rsid w:val="002D0999"/>
    <w:rsid w:val="002D6DEB"/>
    <w:rsid w:val="002F2794"/>
    <w:rsid w:val="003079A4"/>
    <w:rsid w:val="00310D59"/>
    <w:rsid w:val="00316F1E"/>
    <w:rsid w:val="00323113"/>
    <w:rsid w:val="00361770"/>
    <w:rsid w:val="00373395"/>
    <w:rsid w:val="00374A6D"/>
    <w:rsid w:val="003A308D"/>
    <w:rsid w:val="003B2D77"/>
    <w:rsid w:val="003B73A3"/>
    <w:rsid w:val="003D5CBC"/>
    <w:rsid w:val="003D65F6"/>
    <w:rsid w:val="00402C22"/>
    <w:rsid w:val="004031C4"/>
    <w:rsid w:val="0041418B"/>
    <w:rsid w:val="00414DE8"/>
    <w:rsid w:val="00416E40"/>
    <w:rsid w:val="00436425"/>
    <w:rsid w:val="00444C5D"/>
    <w:rsid w:val="004450B4"/>
    <w:rsid w:val="004C6995"/>
    <w:rsid w:val="004E578B"/>
    <w:rsid w:val="004F56AF"/>
    <w:rsid w:val="0054554D"/>
    <w:rsid w:val="00550279"/>
    <w:rsid w:val="00573C0E"/>
    <w:rsid w:val="00591460"/>
    <w:rsid w:val="00594359"/>
    <w:rsid w:val="005A1BCE"/>
    <w:rsid w:val="005B06B7"/>
    <w:rsid w:val="005C76EA"/>
    <w:rsid w:val="005E7AD7"/>
    <w:rsid w:val="00627671"/>
    <w:rsid w:val="0066050E"/>
    <w:rsid w:val="00694FD1"/>
    <w:rsid w:val="006A23B9"/>
    <w:rsid w:val="006B6A37"/>
    <w:rsid w:val="00723FCA"/>
    <w:rsid w:val="00753144"/>
    <w:rsid w:val="00770505"/>
    <w:rsid w:val="0077549F"/>
    <w:rsid w:val="007A130B"/>
    <w:rsid w:val="007D495E"/>
    <w:rsid w:val="00800216"/>
    <w:rsid w:val="0082483F"/>
    <w:rsid w:val="00846E6C"/>
    <w:rsid w:val="00850BF3"/>
    <w:rsid w:val="0085701F"/>
    <w:rsid w:val="00870EB7"/>
    <w:rsid w:val="008736FC"/>
    <w:rsid w:val="00884A47"/>
    <w:rsid w:val="008B15EC"/>
    <w:rsid w:val="00903CE5"/>
    <w:rsid w:val="009500F6"/>
    <w:rsid w:val="009548DB"/>
    <w:rsid w:val="009614EE"/>
    <w:rsid w:val="00963672"/>
    <w:rsid w:val="009659CF"/>
    <w:rsid w:val="009828D3"/>
    <w:rsid w:val="009A0D1D"/>
    <w:rsid w:val="009A6270"/>
    <w:rsid w:val="009D1AC4"/>
    <w:rsid w:val="00A45961"/>
    <w:rsid w:val="00A763A8"/>
    <w:rsid w:val="00A8784A"/>
    <w:rsid w:val="00AB2ABF"/>
    <w:rsid w:val="00AB4529"/>
    <w:rsid w:val="00AC464D"/>
    <w:rsid w:val="00AC6677"/>
    <w:rsid w:val="00AD502C"/>
    <w:rsid w:val="00AE0B20"/>
    <w:rsid w:val="00AE6F88"/>
    <w:rsid w:val="00B03296"/>
    <w:rsid w:val="00B15967"/>
    <w:rsid w:val="00B25324"/>
    <w:rsid w:val="00B54EE5"/>
    <w:rsid w:val="00B91DC4"/>
    <w:rsid w:val="00BA260D"/>
    <w:rsid w:val="00BB60FD"/>
    <w:rsid w:val="00BC113F"/>
    <w:rsid w:val="00BC54F2"/>
    <w:rsid w:val="00BC78AB"/>
    <w:rsid w:val="00BE03C9"/>
    <w:rsid w:val="00BE48EC"/>
    <w:rsid w:val="00C03EE0"/>
    <w:rsid w:val="00C17A03"/>
    <w:rsid w:val="00C36C54"/>
    <w:rsid w:val="00C43763"/>
    <w:rsid w:val="00C44B2B"/>
    <w:rsid w:val="00C736B5"/>
    <w:rsid w:val="00C73CA0"/>
    <w:rsid w:val="00C80EC6"/>
    <w:rsid w:val="00CA2FAD"/>
    <w:rsid w:val="00CA718F"/>
    <w:rsid w:val="00D05AFD"/>
    <w:rsid w:val="00D86726"/>
    <w:rsid w:val="00D87056"/>
    <w:rsid w:val="00DB7B7B"/>
    <w:rsid w:val="00E03BC6"/>
    <w:rsid w:val="00E74350"/>
    <w:rsid w:val="00E77A2C"/>
    <w:rsid w:val="00EC1477"/>
    <w:rsid w:val="00EC300D"/>
    <w:rsid w:val="00EC55E1"/>
    <w:rsid w:val="00F461BE"/>
    <w:rsid w:val="00F476C0"/>
    <w:rsid w:val="00F550F4"/>
    <w:rsid w:val="00F714B8"/>
    <w:rsid w:val="00F750F3"/>
    <w:rsid w:val="00F8149A"/>
    <w:rsid w:val="00F8152F"/>
    <w:rsid w:val="00F90C3C"/>
    <w:rsid w:val="00FB5D35"/>
    <w:rsid w:val="00FB5D81"/>
    <w:rsid w:val="00FD7BFA"/>
    <w:rsid w:val="00FF7779"/>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62401F2E"/>
  <w15:chartTrackingRefBased/>
  <w15:docId w15:val="{B8C8A068-89A6-437D-81EA-F1D199437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5F6"/>
    <w:pPr>
      <w:spacing w:before="240" w:after="240" w:line="240" w:lineRule="auto"/>
      <w:jc w:val="both"/>
    </w:pPr>
    <w:rPr>
      <w:rFonts w:ascii="Times New Roman" w:eastAsia="SimSun" w:hAnsi="Times New Roman" w:cs="Times New Roman"/>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ONormal">
    <w:name w:val="AONormal"/>
    <w:link w:val="AONormalChar"/>
    <w:rsid w:val="003D65F6"/>
    <w:pPr>
      <w:spacing w:after="200" w:line="260" w:lineRule="atLeast"/>
    </w:pPr>
    <w:rPr>
      <w:lang w:val="en-GB" w:eastAsia="en-GB"/>
    </w:rPr>
  </w:style>
  <w:style w:type="paragraph" w:styleId="Header">
    <w:name w:val="header"/>
    <w:basedOn w:val="Normal"/>
    <w:link w:val="HeaderChar"/>
    <w:uiPriority w:val="99"/>
    <w:rsid w:val="003D65F6"/>
    <w:pPr>
      <w:tabs>
        <w:tab w:val="center" w:pos="4153"/>
        <w:tab w:val="right" w:pos="8306"/>
      </w:tabs>
    </w:pPr>
  </w:style>
  <w:style w:type="character" w:customStyle="1" w:styleId="HeaderChar">
    <w:name w:val="Header Char"/>
    <w:basedOn w:val="DefaultParagraphFont"/>
    <w:link w:val="Header"/>
    <w:uiPriority w:val="99"/>
    <w:rsid w:val="003D65F6"/>
    <w:rPr>
      <w:rFonts w:ascii="Times New Roman" w:eastAsia="SimSun" w:hAnsi="Times New Roman" w:cs="Times New Roman"/>
      <w:szCs w:val="20"/>
      <w:lang w:val="en-GB"/>
    </w:rPr>
  </w:style>
  <w:style w:type="paragraph" w:styleId="Footer">
    <w:name w:val="footer"/>
    <w:basedOn w:val="Normal"/>
    <w:link w:val="FooterChar"/>
    <w:uiPriority w:val="99"/>
    <w:rsid w:val="003D65F6"/>
    <w:pPr>
      <w:tabs>
        <w:tab w:val="center" w:pos="4153"/>
        <w:tab w:val="right" w:pos="8306"/>
      </w:tabs>
    </w:pPr>
  </w:style>
  <w:style w:type="character" w:customStyle="1" w:styleId="FooterChar">
    <w:name w:val="Footer Char"/>
    <w:basedOn w:val="DefaultParagraphFont"/>
    <w:link w:val="Footer"/>
    <w:uiPriority w:val="99"/>
    <w:rsid w:val="003D65F6"/>
    <w:rPr>
      <w:rFonts w:ascii="Times New Roman" w:eastAsia="SimSun" w:hAnsi="Times New Roman" w:cs="Times New Roman"/>
      <w:szCs w:val="20"/>
      <w:lang w:val="en-GB"/>
    </w:rPr>
  </w:style>
  <w:style w:type="paragraph" w:styleId="ListParagraph">
    <w:name w:val="List Paragraph"/>
    <w:basedOn w:val="Normal"/>
    <w:link w:val="ListParagraphChar"/>
    <w:uiPriority w:val="34"/>
    <w:qFormat/>
    <w:rsid w:val="003D65F6"/>
    <w:pPr>
      <w:ind w:left="720"/>
      <w:contextualSpacing/>
    </w:pPr>
  </w:style>
  <w:style w:type="character" w:customStyle="1" w:styleId="ListParagraphChar">
    <w:name w:val="List Paragraph Char"/>
    <w:basedOn w:val="DefaultParagraphFont"/>
    <w:link w:val="ListParagraph"/>
    <w:uiPriority w:val="34"/>
    <w:rsid w:val="003D65F6"/>
    <w:rPr>
      <w:rFonts w:ascii="Times New Roman" w:eastAsia="SimSun" w:hAnsi="Times New Roman" w:cs="Times New Roman"/>
      <w:szCs w:val="20"/>
      <w:lang w:val="en-GB"/>
    </w:rPr>
  </w:style>
  <w:style w:type="character" w:customStyle="1" w:styleId="AONormalChar">
    <w:name w:val="AONormal Char"/>
    <w:basedOn w:val="DefaultParagraphFont"/>
    <w:link w:val="AONormal"/>
    <w:rsid w:val="003D65F6"/>
    <w:rPr>
      <w:lang w:val="en-GB" w:eastAsia="en-GB"/>
    </w:rPr>
  </w:style>
  <w:style w:type="character" w:customStyle="1" w:styleId="normaltextrun">
    <w:name w:val="normaltextrun"/>
    <w:basedOn w:val="DefaultParagraphFont"/>
    <w:rsid w:val="003D65F6"/>
  </w:style>
  <w:style w:type="character" w:customStyle="1" w:styleId="eop">
    <w:name w:val="eop"/>
    <w:basedOn w:val="DefaultParagraphFont"/>
    <w:rsid w:val="003D65F6"/>
  </w:style>
  <w:style w:type="paragraph" w:customStyle="1" w:styleId="tekst">
    <w:name w:val="tekst"/>
    <w:basedOn w:val="Normal"/>
    <w:rsid w:val="00C03EE0"/>
    <w:pPr>
      <w:spacing w:before="0" w:after="200" w:line="280" w:lineRule="exact"/>
    </w:pPr>
    <w:rPr>
      <w:rFonts w:eastAsia="Times New Roman"/>
      <w:sz w:val="20"/>
    </w:rPr>
  </w:style>
  <w:style w:type="character" w:styleId="Hyperlink">
    <w:name w:val="Hyperlink"/>
    <w:basedOn w:val="DefaultParagraphFont"/>
    <w:uiPriority w:val="99"/>
    <w:unhideWhenUsed/>
    <w:rsid w:val="00F714B8"/>
    <w:rPr>
      <w:color w:val="0563C1" w:themeColor="hyperlink"/>
      <w:u w:val="single"/>
    </w:rPr>
  </w:style>
  <w:style w:type="character" w:styleId="UnresolvedMention">
    <w:name w:val="Unresolved Mention"/>
    <w:basedOn w:val="DefaultParagraphFont"/>
    <w:uiPriority w:val="99"/>
    <w:semiHidden/>
    <w:unhideWhenUsed/>
    <w:rsid w:val="00F714B8"/>
    <w:rPr>
      <w:color w:val="605E5C"/>
      <w:shd w:val="clear" w:color="auto" w:fill="E1DFDD"/>
    </w:rPr>
  </w:style>
  <w:style w:type="table" w:styleId="TableGrid">
    <w:name w:val="Table Grid"/>
    <w:basedOn w:val="TableNormal"/>
    <w:uiPriority w:val="39"/>
    <w:rsid w:val="000F4C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323113"/>
    <w:pPr>
      <w:spacing w:after="0" w:line="240" w:lineRule="auto"/>
    </w:pPr>
    <w:rPr>
      <w:rFonts w:ascii="Times New Roman" w:eastAsia="SimSun" w:hAnsi="Times New Roman" w:cs="Times New Roman"/>
      <w:szCs w:val="20"/>
      <w:lang w:val="en-GB"/>
    </w:rPr>
  </w:style>
  <w:style w:type="paragraph" w:styleId="BalloonText">
    <w:name w:val="Balloon Text"/>
    <w:basedOn w:val="Normal"/>
    <w:link w:val="BalloonTextChar"/>
    <w:uiPriority w:val="99"/>
    <w:semiHidden/>
    <w:unhideWhenUsed/>
    <w:rsid w:val="00C73CA0"/>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73CA0"/>
    <w:rPr>
      <w:rFonts w:ascii="Segoe UI" w:eastAsia="SimSun" w:hAnsi="Segoe UI" w:cs="Segoe UI"/>
      <w:sz w:val="18"/>
      <w:szCs w:val="18"/>
      <w:lang w:val="en-GB"/>
    </w:rPr>
  </w:style>
  <w:style w:type="character" w:styleId="CommentReference">
    <w:name w:val="annotation reference"/>
    <w:basedOn w:val="DefaultParagraphFont"/>
    <w:uiPriority w:val="99"/>
    <w:semiHidden/>
    <w:unhideWhenUsed/>
    <w:rsid w:val="00573C0E"/>
    <w:rPr>
      <w:sz w:val="16"/>
      <w:szCs w:val="16"/>
    </w:rPr>
  </w:style>
  <w:style w:type="paragraph" w:styleId="CommentText">
    <w:name w:val="annotation text"/>
    <w:basedOn w:val="Normal"/>
    <w:link w:val="CommentTextChar"/>
    <w:uiPriority w:val="99"/>
    <w:unhideWhenUsed/>
    <w:rsid w:val="00573C0E"/>
    <w:rPr>
      <w:sz w:val="20"/>
    </w:rPr>
  </w:style>
  <w:style w:type="character" w:customStyle="1" w:styleId="CommentTextChar">
    <w:name w:val="Comment Text Char"/>
    <w:basedOn w:val="DefaultParagraphFont"/>
    <w:link w:val="CommentText"/>
    <w:uiPriority w:val="99"/>
    <w:rsid w:val="00573C0E"/>
    <w:rPr>
      <w:rFonts w:ascii="Times New Roman" w:eastAsia="SimSun" w:hAnsi="Times New Roman"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573C0E"/>
    <w:rPr>
      <w:b/>
      <w:bCs/>
    </w:rPr>
  </w:style>
  <w:style w:type="character" w:customStyle="1" w:styleId="CommentSubjectChar">
    <w:name w:val="Comment Subject Char"/>
    <w:basedOn w:val="CommentTextChar"/>
    <w:link w:val="CommentSubject"/>
    <w:uiPriority w:val="99"/>
    <w:semiHidden/>
    <w:rsid w:val="00573C0E"/>
    <w:rPr>
      <w:rFonts w:ascii="Times New Roman" w:eastAsia="SimSun" w:hAnsi="Times New Roman" w:cs="Times New Roman"/>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286729">
      <w:bodyDiv w:val="1"/>
      <w:marLeft w:val="0"/>
      <w:marRight w:val="0"/>
      <w:marTop w:val="0"/>
      <w:marBottom w:val="0"/>
      <w:divBdr>
        <w:top w:val="none" w:sz="0" w:space="0" w:color="auto"/>
        <w:left w:val="none" w:sz="0" w:space="0" w:color="auto"/>
        <w:bottom w:val="none" w:sz="0" w:space="0" w:color="auto"/>
        <w:right w:val="none" w:sz="0" w:space="0" w:color="auto"/>
      </w:divBdr>
      <w:divsChild>
        <w:div w:id="1582762173">
          <w:marLeft w:val="0"/>
          <w:marRight w:val="0"/>
          <w:marTop w:val="0"/>
          <w:marBottom w:val="0"/>
          <w:divBdr>
            <w:top w:val="none" w:sz="0" w:space="0" w:color="auto"/>
            <w:left w:val="none" w:sz="0" w:space="0" w:color="auto"/>
            <w:bottom w:val="none" w:sz="0" w:space="0" w:color="auto"/>
            <w:right w:val="none" w:sz="0" w:space="0" w:color="auto"/>
          </w:divBdr>
        </w:div>
      </w:divsChild>
    </w:div>
    <w:div w:id="1210921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5e19d42-ced4-409a-8697-94ee07143b96">
      <Terms xmlns="http://schemas.microsoft.com/office/infopath/2007/PartnerControls"/>
    </lcf76f155ced4ddcb4097134ff3c332f>
    <TaxCatchAll xmlns="bba7c554-58f6-43ca-848f-6d1ea6dbcba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DDF02D84CC2DF4C82E7A3B81D8FFC08" ma:contentTypeVersion="16" ma:contentTypeDescription="Een nieuw document maken." ma:contentTypeScope="" ma:versionID="3e7e677b82f257a1a249a05a12e77754">
  <xsd:schema xmlns:xsd="http://www.w3.org/2001/XMLSchema" xmlns:xs="http://www.w3.org/2001/XMLSchema" xmlns:p="http://schemas.microsoft.com/office/2006/metadata/properties" xmlns:ns2="a5e19d42-ced4-409a-8697-94ee07143b96" xmlns:ns3="bba7c554-58f6-43ca-848f-6d1ea6dbcbab" targetNamespace="http://schemas.microsoft.com/office/2006/metadata/properties" ma:root="true" ma:fieldsID="7a79721b7f00abcb637b607e6ea4b049" ns2:_="" ns3:_="">
    <xsd:import namespace="a5e19d42-ced4-409a-8697-94ee07143b96"/>
    <xsd:import namespace="bba7c554-58f6-43ca-848f-6d1ea6dbcba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Location"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e19d42-ced4-409a-8697-94ee07143b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27f79627-a011-4e7d-abed-b2a22969323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bba7c554-58f6-43ca-848f-6d1ea6dbcbab" elementFormDefault="qualified">
    <xsd:import namespace="http://schemas.microsoft.com/office/2006/documentManagement/types"/>
    <xsd:import namespace="http://schemas.microsoft.com/office/infopath/2007/PartnerControls"/>
    <xsd:element name="SharedWithUsers" ma:index="16"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Gedeeld met details" ma:internalName="SharedWithDetails" ma:readOnly="true">
      <xsd:simpleType>
        <xsd:restriction base="dms:Note">
          <xsd:maxLength value="255"/>
        </xsd:restriction>
      </xsd:simpleType>
    </xsd:element>
    <xsd:element name="TaxCatchAll" ma:index="23" nillable="true" ma:displayName="Taxonomy Catch All Column" ma:hidden="true" ma:list="{d65f8cef-454d-4e2f-a19b-1456a73cd2d2}" ma:internalName="TaxCatchAll" ma:showField="CatchAllData" ma:web="bba7c554-58f6-43ca-848f-6d1ea6dbcb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F3F592B-EB98-4F6F-9CC6-B4AB9BFC6463}">
  <ds:schemaRefs>
    <ds:schemaRef ds:uri="http://schemas.microsoft.com/office/2006/metadata/properties"/>
    <ds:schemaRef ds:uri="http://schemas.microsoft.com/office/infopath/2007/PartnerControls"/>
    <ds:schemaRef ds:uri="a5e19d42-ced4-409a-8697-94ee07143b96"/>
    <ds:schemaRef ds:uri="bba7c554-58f6-43ca-848f-6d1ea6dbcbab"/>
  </ds:schemaRefs>
</ds:datastoreItem>
</file>

<file path=customXml/itemProps2.xml><?xml version="1.0" encoding="utf-8"?>
<ds:datastoreItem xmlns:ds="http://schemas.openxmlformats.org/officeDocument/2006/customXml" ds:itemID="{DD60C276-0677-4758-B15C-98B51103B97F}">
  <ds:schemaRefs>
    <ds:schemaRef ds:uri="http://schemas.microsoft.com/sharepoint/v3/contenttype/forms"/>
  </ds:schemaRefs>
</ds:datastoreItem>
</file>

<file path=customXml/itemProps3.xml><?xml version="1.0" encoding="utf-8"?>
<ds:datastoreItem xmlns:ds="http://schemas.openxmlformats.org/officeDocument/2006/customXml" ds:itemID="{AE756914-9193-4197-B2F9-11496CEE1F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e19d42-ced4-409a-8697-94ee07143b96"/>
    <ds:schemaRef ds:uri="bba7c554-58f6-43ca-848f-6d1ea6dbcb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358</Words>
  <Characters>2043</Characters>
  <Application>Microsoft Office Word</Application>
  <DocSecurity>0</DocSecurity>
  <Lines>17</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Sofie Swaelens | Four &amp; Five</dc:creator>
  <cp:keywords/>
  <dc:description/>
  <cp:lastModifiedBy>Paolo Ranno</cp:lastModifiedBy>
  <cp:revision>24</cp:revision>
  <cp:lastPrinted>2022-11-10T10:37:00Z</cp:lastPrinted>
  <dcterms:created xsi:type="dcterms:W3CDTF">2022-11-14T08:39:00Z</dcterms:created>
  <dcterms:modified xsi:type="dcterms:W3CDTF">2025-08-27T08:03:00Z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0x0101002DDF02D84CC2DF4C82E7A3B81D8FFC08</vt:lpwstr>
  </property>
  <property fmtid="{D5CDD505-2E9C-101B-9397-08002B2CF9AE}" pid="3" name="ContentType">
    <vt:lpwstr>DMS Document</vt:lpwstr>
  </property>
  <property fmtid="{D5CDD505-2E9C-101B-9397-08002B2CF9AE}" pid="4" name="ClientCode">
    <vt:lpwstr>34219436</vt:lpwstr>
  </property>
  <property fmtid="{D5CDD505-2E9C-101B-9397-08002B2CF9AE}" pid="5" name="ClientName">
    <vt:lpwstr>STRIKTLY BUSINESS SOFTWARE</vt:lpwstr>
  </property>
  <property fmtid="{D5CDD505-2E9C-101B-9397-08002B2CF9AE}" pid="6" name="MatterCode">
    <vt:lpwstr>1097</vt:lpwstr>
  </property>
  <property fmtid="{D5CDD505-2E9C-101B-9397-08002B2CF9AE}" pid="7" name="MatterName">
    <vt:lpwstr>PROJECT STERN</vt:lpwstr>
  </property>
  <property fmtid="{D5CDD505-2E9C-101B-9397-08002B2CF9AE}" pid="8" name="Created">
    <vt:lpwstr>2022-11-04T15:46:00+00:00</vt:lpwstr>
  </property>
  <property fmtid="{D5CDD505-2E9C-101B-9397-08002B2CF9AE}" pid="9" name="_dlc_DocIdItemGuid">
    <vt:lpwstr>0c74087b-0cf5-4757-94dd-51ed04a4ae1a</vt:lpwstr>
  </property>
  <property fmtid="{D5CDD505-2E9C-101B-9397-08002B2CF9AE}" pid="10" name="Modified">
    <vt:lpwstr>2022-11-04T16:04:00+00:00</vt:lpwstr>
  </property>
  <property fmtid="{D5CDD505-2E9C-101B-9397-08002B2CF9AE}" pid="11" name="_dlc_DocId">
    <vt:lpwstr>FOURFIVE01-1905784611-8</vt:lpwstr>
  </property>
  <property fmtid="{D5CDD505-2E9C-101B-9397-08002B2CF9AE}" pid="12" name="_dlc_DocIdUrl">
    <vt:lpwstr>https://fourfive.sharepoint.com/sites/dms01/736/_layouts/15/DocIdRedir.aspx?ID=FOURFIVE01-1905784611-8, FOURFIVE01-1905784611-8</vt:lpwstr>
  </property>
  <property fmtid="{D5CDD505-2E9C-101B-9397-08002B2CF9AE}" pid="13" name="MediaServiceImageTags">
    <vt:lpwstr/>
  </property>
</Properties>
</file>